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338" w:rsidRPr="00BD2208" w:rsidRDefault="00BD2208" w:rsidP="00043627">
      <w:pPr>
        <w:pStyle w:val="1"/>
        <w:rPr>
          <w:lang w:val="ru-RU"/>
          <w:rPrChange w:id="0" w:author="Фахразеев Михаил" w:date="2024-12-28T17:14:00Z">
            <w:rPr/>
          </w:rPrChange>
        </w:rPr>
      </w:pPr>
      <w:r w:rsidRPr="00BD2208">
        <w:rPr>
          <w:lang w:val="ru-RU"/>
          <w:rPrChange w:id="1" w:author="Фахразеев Михаил" w:date="2024-12-28T17:14:00Z">
            <w:rPr/>
          </w:rPrChange>
        </w:rPr>
        <w:t xml:space="preserve">Запуск утилит в </w:t>
      </w:r>
      <w:r w:rsidRPr="00043627">
        <w:t>WSSDocs</w:t>
      </w:r>
      <w:r w:rsidRPr="00BD2208">
        <w:rPr>
          <w:lang w:val="ru-RU"/>
          <w:rPrChange w:id="2" w:author="Фахразеев Михаил" w:date="2024-12-28T17:14:00Z">
            <w:rPr/>
          </w:rPrChange>
        </w:rPr>
        <w:t>5</w:t>
      </w:r>
    </w:p>
    <w:p w:rsidR="00043627" w:rsidRPr="00043627" w:rsidRDefault="00BD2208" w:rsidP="00043627">
      <w:pPr>
        <w:pStyle w:val="2"/>
        <w:rPr>
          <w:lang w:val="ru-RU"/>
        </w:rPr>
      </w:pPr>
      <w:r>
        <w:rPr>
          <w:lang w:val="ru-RU"/>
        </w:rPr>
        <w:t xml:space="preserve">Установка средства копирования файлов из </w:t>
      </w:r>
      <w:r>
        <w:t>Windows</w:t>
      </w:r>
      <w:r w:rsidRPr="00043627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Linux</w:t>
      </w:r>
    </w:p>
    <w:p w:rsidR="00043627" w:rsidRDefault="00BD2208" w:rsidP="00043627">
      <w:pPr>
        <w:rPr>
          <w:lang w:val="ru-RU"/>
        </w:rPr>
      </w:pPr>
      <w:r>
        <w:rPr>
          <w:lang w:val="ru-RU"/>
        </w:rPr>
        <w:t xml:space="preserve">Для возможности копирования файлов из </w:t>
      </w:r>
      <w:r>
        <w:t>Window</w:t>
      </w:r>
      <w:r w:rsidRPr="00043627">
        <w:rPr>
          <w:lang w:val="ru-RU"/>
        </w:rPr>
        <w:t xml:space="preserve"> </w:t>
      </w:r>
      <w:r>
        <w:rPr>
          <w:lang w:val="ru-RU"/>
        </w:rPr>
        <w:t xml:space="preserve">в Linux, скачайте и установите утилиту </w:t>
      </w:r>
      <w:r>
        <w:t>WinSCP</w:t>
      </w:r>
      <w:r w:rsidRPr="00043627">
        <w:rPr>
          <w:lang w:val="ru-RU"/>
        </w:rPr>
        <w:t xml:space="preserve"> </w:t>
      </w:r>
      <w:r>
        <w:rPr>
          <w:lang w:val="ru-RU"/>
        </w:rPr>
        <w:t>их следующего расположения</w:t>
      </w:r>
      <w:r w:rsidR="002F4DA2">
        <w:rPr>
          <w:lang w:val="ru-RU"/>
        </w:rPr>
        <w:t xml:space="preserve"> (обратитесь к системным инженерам для выполнения установки)</w:t>
      </w:r>
      <w:r>
        <w:rPr>
          <w:lang w:val="ru-RU"/>
        </w:rPr>
        <w:t>:</w:t>
      </w:r>
    </w:p>
    <w:p w:rsidR="002F4DA2" w:rsidRDefault="00BD2208" w:rsidP="00043627">
      <w:pPr>
        <w:rPr>
          <w:lang w:val="ru-RU"/>
        </w:rPr>
      </w:pPr>
      <w:r>
        <w:fldChar w:fldCharType="begin"/>
      </w:r>
      <w:r w:rsidRPr="00BD2208">
        <w:rPr>
          <w:lang w:val="ru-RU"/>
          <w:rPrChange w:id="3" w:author="Фахразеев Михаил" w:date="2024-12-28T17:14:00Z">
            <w:rPr/>
          </w:rPrChange>
        </w:rPr>
        <w:instrText xml:space="preserve"> </w:instrText>
      </w:r>
      <w:r>
        <w:instrText>HYPERLINK</w:instrText>
      </w:r>
      <w:r w:rsidRPr="00BD2208">
        <w:rPr>
          <w:lang w:val="ru-RU"/>
          <w:rPrChange w:id="4" w:author="Фахразеев Михаил" w:date="2024-12-28T17:14:00Z">
            <w:rPr/>
          </w:rPrChange>
        </w:rPr>
        <w:instrText xml:space="preserve"> "</w:instrText>
      </w:r>
      <w:r>
        <w:instrText>https</w:instrText>
      </w:r>
      <w:r w:rsidRPr="00BD2208">
        <w:rPr>
          <w:lang w:val="ru-RU"/>
          <w:rPrChange w:id="5" w:author="Фахразеев Михаил" w:date="2024-12-28T17:14:00Z">
            <w:rPr/>
          </w:rPrChange>
        </w:rPr>
        <w:instrText>://</w:instrText>
      </w:r>
      <w:r>
        <w:instrText>winscp</w:instrText>
      </w:r>
      <w:r w:rsidRPr="00BD2208">
        <w:rPr>
          <w:lang w:val="ru-RU"/>
          <w:rPrChange w:id="6" w:author="Фахразеев Михаил" w:date="2024-12-28T17:14:00Z">
            <w:rPr/>
          </w:rPrChange>
        </w:rPr>
        <w:instrText>.</w:instrText>
      </w:r>
      <w:r>
        <w:instrText>net</w:instrText>
      </w:r>
      <w:r w:rsidRPr="00BD2208">
        <w:rPr>
          <w:lang w:val="ru-RU"/>
          <w:rPrChange w:id="7" w:author="Фахразеев Михаил" w:date="2024-12-28T17:14:00Z">
            <w:rPr/>
          </w:rPrChange>
        </w:rPr>
        <w:instrText>/</w:instrText>
      </w:r>
      <w:r>
        <w:instrText>eng</w:instrText>
      </w:r>
      <w:r w:rsidRPr="00BD2208">
        <w:rPr>
          <w:lang w:val="ru-RU"/>
          <w:rPrChange w:id="8" w:author="Фахразеев Михаил" w:date="2024-12-28T17:14:00Z">
            <w:rPr/>
          </w:rPrChange>
        </w:rPr>
        <w:instrText>/</w:instrText>
      </w:r>
      <w:r>
        <w:instrText>download</w:instrText>
      </w:r>
      <w:r w:rsidRPr="00BD2208">
        <w:rPr>
          <w:lang w:val="ru-RU"/>
          <w:rPrChange w:id="9" w:author="Фахразеев Михаил" w:date="2024-12-28T17:14:00Z">
            <w:rPr/>
          </w:rPrChange>
        </w:rPr>
        <w:instrText>.</w:instrText>
      </w:r>
      <w:r>
        <w:instrText>php</w:instrText>
      </w:r>
      <w:r w:rsidRPr="00BD2208">
        <w:rPr>
          <w:lang w:val="ru-RU"/>
          <w:rPrChange w:id="10" w:author="Фахразеев Михаил" w:date="2024-12-28T17:14:00Z">
            <w:rPr/>
          </w:rPrChange>
        </w:rPr>
        <w:instrText xml:space="preserve">" </w:instrText>
      </w:r>
      <w:r>
        <w:fldChar w:fldCharType="separate"/>
      </w:r>
      <w:r w:rsidRPr="00052714">
        <w:rPr>
          <w:rStyle w:val="a3"/>
          <w:lang w:val="ru-RU"/>
        </w:rPr>
        <w:t>https://winscp.net/eng/download.php</w:t>
      </w:r>
      <w:r>
        <w:rPr>
          <w:rStyle w:val="a3"/>
          <w:lang w:val="ru-RU"/>
        </w:rPr>
        <w:fldChar w:fldCharType="end"/>
      </w:r>
    </w:p>
    <w:p w:rsidR="002F4DA2" w:rsidRPr="002F4DA2" w:rsidRDefault="00BD2208" w:rsidP="002F4DA2">
      <w:pPr>
        <w:pStyle w:val="2"/>
        <w:rPr>
          <w:lang w:val="ru-RU"/>
        </w:rPr>
      </w:pPr>
      <w:r>
        <w:rPr>
          <w:lang w:val="ru-RU"/>
        </w:rPr>
        <w:t xml:space="preserve">Копирование файлов из </w:t>
      </w:r>
      <w:r>
        <w:t>Windows</w:t>
      </w:r>
      <w:r w:rsidRPr="002F4DA2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Linux</w:t>
      </w:r>
    </w:p>
    <w:p w:rsidR="00043627" w:rsidRPr="00BD2208" w:rsidRDefault="00BD2208" w:rsidP="00043627">
      <w:pPr>
        <w:rPr>
          <w:lang w:val="ru-RU"/>
          <w:rPrChange w:id="11" w:author="Фахразеев Михаил" w:date="2024-12-28T17:14:00Z">
            <w:rPr/>
          </w:rPrChange>
        </w:rPr>
      </w:pPr>
      <w:r>
        <w:rPr>
          <w:lang w:val="ru-RU"/>
        </w:rPr>
        <w:t xml:space="preserve">Запустите </w:t>
      </w:r>
      <w:r>
        <w:t>WinSCP</w:t>
      </w:r>
    </w:p>
    <w:p w:rsidR="00EE7689" w:rsidRDefault="00BD2208" w:rsidP="00043627">
      <w:pPr>
        <w:rPr>
          <w:lang w:val="ru-RU"/>
        </w:rPr>
      </w:pPr>
      <w:r>
        <w:rPr>
          <w:lang w:val="ru-RU"/>
        </w:rPr>
        <w:t xml:space="preserve">В открывшемся окне настройке подключение к ОС </w:t>
      </w:r>
      <w:r>
        <w:t>Linux</w:t>
      </w:r>
      <w:r>
        <w:rPr>
          <w:lang w:val="ru-RU"/>
        </w:rPr>
        <w:t>, указав имя хоста, логин пользователя и пароль:</w:t>
      </w:r>
    </w:p>
    <w:p w:rsidR="00EE7689" w:rsidRDefault="00BD2208" w:rsidP="00043627">
      <w:pPr>
        <w:rPr>
          <w:lang w:val="ru-RU"/>
        </w:rPr>
      </w:pPr>
      <w:r>
        <w:rPr>
          <w:noProof/>
        </w:rPr>
        <w:drawing>
          <wp:inline distT="0" distB="0" distL="0" distR="0">
            <wp:extent cx="5962650" cy="3990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9" w:rsidRPr="00EE7689" w:rsidRDefault="00BD2208" w:rsidP="00043627">
      <w:pPr>
        <w:rPr>
          <w:lang w:val="ru-RU"/>
        </w:rPr>
      </w:pPr>
      <w:r>
        <w:rPr>
          <w:lang w:val="ru-RU"/>
        </w:rPr>
        <w:t xml:space="preserve">Сохраните подключение кнопкой </w:t>
      </w:r>
      <w:r>
        <w:t>Save</w:t>
      </w:r>
      <w:r w:rsidRPr="00EE7689">
        <w:rPr>
          <w:lang w:val="ru-RU"/>
        </w:rPr>
        <w:t xml:space="preserve"> </w:t>
      </w:r>
      <w:r>
        <w:rPr>
          <w:lang w:val="ru-RU"/>
        </w:rPr>
        <w:t xml:space="preserve">и нажмите </w:t>
      </w:r>
      <w:r>
        <w:t>Login</w:t>
      </w:r>
      <w:r>
        <w:rPr>
          <w:lang w:val="ru-RU"/>
        </w:rPr>
        <w:t>, чтобы подключиться</w:t>
      </w:r>
    </w:p>
    <w:p w:rsidR="00043627" w:rsidRDefault="00BD2208" w:rsidP="00043627">
      <w:pPr>
        <w:rPr>
          <w:lang w:val="ru-RU"/>
        </w:rPr>
      </w:pPr>
      <w:r>
        <w:rPr>
          <w:lang w:val="ru-RU"/>
        </w:rPr>
        <w:t xml:space="preserve">В левой части окна откройте папку </w:t>
      </w:r>
      <w:r>
        <w:t>Windows</w:t>
      </w:r>
      <w:r w:rsidRPr="00043627">
        <w:rPr>
          <w:lang w:val="ru-RU"/>
        </w:rPr>
        <w:t xml:space="preserve"> (</w:t>
      </w:r>
      <w:r>
        <w:rPr>
          <w:lang w:val="ru-RU"/>
        </w:rPr>
        <w:t>это может быть сетевая папка</w:t>
      </w:r>
      <w:r w:rsidRPr="00043627">
        <w:rPr>
          <w:lang w:val="ru-RU"/>
        </w:rPr>
        <w:t>)</w:t>
      </w:r>
      <w:r>
        <w:rPr>
          <w:lang w:val="ru-RU"/>
        </w:rPr>
        <w:t>, из которой должны быть ско</w:t>
      </w:r>
      <w:r w:rsidR="00EE7689">
        <w:rPr>
          <w:lang w:val="ru-RU"/>
        </w:rPr>
        <w:t>пированы файлы</w:t>
      </w:r>
    </w:p>
    <w:p w:rsidR="00EE7689" w:rsidRDefault="00BD2208" w:rsidP="00043627">
      <w:pPr>
        <w:rPr>
          <w:lang w:val="ru-RU"/>
        </w:rPr>
      </w:pPr>
      <w:r>
        <w:rPr>
          <w:lang w:val="ru-RU"/>
        </w:rPr>
        <w:t xml:space="preserve">В правой части окна откройте папку </w:t>
      </w:r>
      <w:r>
        <w:t>Linux</w:t>
      </w:r>
      <w:r>
        <w:rPr>
          <w:lang w:val="ru-RU"/>
        </w:rPr>
        <w:t>, в которую должны быть скопированы файлы</w:t>
      </w:r>
    </w:p>
    <w:p w:rsidR="00EE7689" w:rsidRDefault="00BD2208" w:rsidP="0004362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858000" cy="44310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8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9" w:rsidRDefault="00BD2208" w:rsidP="00043627">
      <w:pPr>
        <w:rPr>
          <w:lang w:val="ru-RU"/>
        </w:rPr>
      </w:pPr>
      <w:r>
        <w:rPr>
          <w:lang w:val="ru-RU"/>
        </w:rPr>
        <w:t xml:space="preserve">В левой части окна выделите папку или файл, которые следует скопировать и нажмите </w:t>
      </w:r>
      <w:r>
        <w:t>F</w:t>
      </w:r>
      <w:r w:rsidRPr="00EE7689">
        <w:rPr>
          <w:lang w:val="ru-RU"/>
        </w:rPr>
        <w:t xml:space="preserve">5 </w:t>
      </w:r>
      <w:r>
        <w:rPr>
          <w:lang w:val="ru-RU"/>
        </w:rPr>
        <w:t>для выполнения копирования. Нажмите ОК для подтверждения копирования:</w:t>
      </w:r>
    </w:p>
    <w:p w:rsidR="00EE7689" w:rsidRDefault="00BD2208" w:rsidP="00043627">
      <w:pPr>
        <w:rPr>
          <w:lang w:val="ru-RU"/>
        </w:rPr>
      </w:pPr>
      <w:r>
        <w:rPr>
          <w:noProof/>
        </w:rPr>
        <w:drawing>
          <wp:inline distT="0" distB="0" distL="0" distR="0">
            <wp:extent cx="4886325" cy="2085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2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7A7" w:rsidRDefault="00BD2208" w:rsidP="00C347A7">
      <w:pPr>
        <w:pStyle w:val="2"/>
        <w:rPr>
          <w:lang w:val="ru-RU"/>
        </w:rPr>
      </w:pPr>
      <w:r>
        <w:rPr>
          <w:lang w:val="ru-RU"/>
        </w:rPr>
        <w:t>Копирование и з</w:t>
      </w:r>
      <w:r>
        <w:rPr>
          <w:lang w:val="ru-RU"/>
        </w:rPr>
        <w:t xml:space="preserve">апуск утилит в </w:t>
      </w:r>
      <w:r>
        <w:t>WSSDocs</w:t>
      </w:r>
      <w:r w:rsidRPr="00C347A7">
        <w:rPr>
          <w:lang w:val="ru-RU"/>
        </w:rPr>
        <w:t>5</w:t>
      </w:r>
    </w:p>
    <w:p w:rsidR="00C347A7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На </w:t>
      </w:r>
      <w:r>
        <w:t>linux</w:t>
      </w:r>
      <w:r w:rsidRPr="00C347A7">
        <w:rPr>
          <w:lang w:val="ru-RU"/>
        </w:rPr>
        <w:t>-</w:t>
      </w:r>
      <w:r>
        <w:rPr>
          <w:lang w:val="ru-RU"/>
        </w:rPr>
        <w:t>сервере приложений в папке, в которой расположен файл</w:t>
      </w:r>
      <w:r w:rsidRPr="00C347A7">
        <w:rPr>
          <w:lang w:val="ru-RU"/>
        </w:rPr>
        <w:t xml:space="preserve"> </w:t>
      </w:r>
      <w:r w:rsidRPr="00C347A7">
        <w:rPr>
          <w:b/>
        </w:rPr>
        <w:t>vault</w:t>
      </w:r>
      <w:r w:rsidRPr="00C347A7">
        <w:rPr>
          <w:b/>
          <w:lang w:val="ru-RU"/>
        </w:rPr>
        <w:t>.</w:t>
      </w:r>
      <w:r w:rsidRPr="00C347A7">
        <w:rPr>
          <w:b/>
        </w:rPr>
        <w:t>settings</w:t>
      </w:r>
      <w:r w:rsidRPr="00C347A7">
        <w:rPr>
          <w:b/>
          <w:lang w:val="ru-RU"/>
        </w:rPr>
        <w:t>.</w:t>
      </w:r>
      <w:r w:rsidRPr="00C347A7">
        <w:rPr>
          <w:b/>
        </w:rPr>
        <w:t>json</w:t>
      </w:r>
      <w:r>
        <w:rPr>
          <w:lang w:val="ru-RU"/>
        </w:rPr>
        <w:t xml:space="preserve"> с подключением к конфигурации инсталляции </w:t>
      </w:r>
      <w:r>
        <w:t>WSS</w:t>
      </w:r>
      <w:r w:rsidRPr="00C347A7">
        <w:rPr>
          <w:lang w:val="ru-RU"/>
        </w:rPr>
        <w:t xml:space="preserve"> </w:t>
      </w:r>
      <w:r>
        <w:t>Docs</w:t>
      </w:r>
      <w:r>
        <w:rPr>
          <w:lang w:val="ru-RU"/>
        </w:rPr>
        <w:t xml:space="preserve">, создайте папку </w:t>
      </w:r>
      <w:r w:rsidRPr="00C347A7">
        <w:rPr>
          <w:b/>
        </w:rPr>
        <w:t>utils</w:t>
      </w:r>
      <w:r>
        <w:rPr>
          <w:lang w:val="ru-RU"/>
        </w:rPr>
        <w:t>, если она не существует</w:t>
      </w:r>
      <w:r w:rsidRPr="00C347A7">
        <w:rPr>
          <w:lang w:val="ru-RU"/>
        </w:rPr>
        <w:t>:</w:t>
      </w:r>
    </w:p>
    <w:p w:rsidR="00C347A7" w:rsidRPr="00C347A7" w:rsidRDefault="00BD2208" w:rsidP="00C347A7">
      <w:pPr>
        <w:pStyle w:val="a4"/>
      </w:pPr>
      <w:r>
        <w:rPr>
          <w:noProof/>
        </w:rPr>
        <w:drawing>
          <wp:inline distT="0" distB="0" distL="0" distR="0">
            <wp:extent cx="5610225" cy="257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4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7A7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Откройте утилиту </w:t>
      </w:r>
      <w:r>
        <w:t>WinSCP</w:t>
      </w:r>
      <w:r w:rsidRPr="00C347A7">
        <w:rPr>
          <w:lang w:val="ru-RU"/>
        </w:rPr>
        <w:t xml:space="preserve"> </w:t>
      </w:r>
      <w:r>
        <w:rPr>
          <w:lang w:val="ru-RU"/>
        </w:rPr>
        <w:t xml:space="preserve">и подключитесь к </w:t>
      </w:r>
      <w:r>
        <w:t>linux</w:t>
      </w:r>
      <w:r w:rsidRPr="00C347A7">
        <w:rPr>
          <w:lang w:val="ru-RU"/>
        </w:rPr>
        <w:t>-</w:t>
      </w:r>
      <w:r>
        <w:rPr>
          <w:lang w:val="ru-RU"/>
        </w:rPr>
        <w:t>се</w:t>
      </w:r>
      <w:r>
        <w:rPr>
          <w:lang w:val="ru-RU"/>
        </w:rPr>
        <w:t>рверу приложений.</w:t>
      </w:r>
    </w:p>
    <w:p w:rsidR="00C347A7" w:rsidRDefault="00BD2208" w:rsidP="00C347A7">
      <w:pPr>
        <w:pStyle w:val="a4"/>
        <w:rPr>
          <w:lang w:val="ru-RU"/>
        </w:rPr>
      </w:pPr>
      <w:r>
        <w:rPr>
          <w:lang w:val="ru-RU"/>
        </w:rPr>
        <w:t>В левой части окна откройте директорию</w:t>
      </w:r>
      <w:ins w:id="12" w:author="Фахразеев Михаил" w:date="2024-12-28T17:14:00Z">
        <w:r w:rsidRPr="00BD2208">
          <w:rPr>
            <w:lang w:val="ru-RU"/>
            <w:rPrChange w:id="13" w:author="Фахразеев Михаил" w:date="2024-12-28T17:14:00Z">
              <w:rPr/>
            </w:rPrChange>
          </w:rPr>
          <w:t xml:space="preserve"> </w:t>
        </w:r>
      </w:ins>
      <w:bookmarkStart w:id="14" w:name="_GoBack"/>
      <w:bookmarkEnd w:id="14"/>
      <w:del w:id="15" w:author="Фахразеев Михаил" w:date="2024-12-28T17:14:00Z">
        <w:r w:rsidDel="00BD2208">
          <w:rPr>
            <w:lang w:val="ru-RU"/>
          </w:rPr>
          <w:delText xml:space="preserve"> </w:delText>
        </w:r>
        <w:r w:rsidDel="00BD2208">
          <w:fldChar w:fldCharType="begin"/>
        </w:r>
        <w:r w:rsidRPr="00BD2208" w:rsidDel="00BD2208">
          <w:rPr>
            <w:lang w:val="ru-RU"/>
            <w:rPrChange w:id="16" w:author="Фахразеев Михаил" w:date="2024-12-28T17:14:00Z">
              <w:rPr/>
            </w:rPrChange>
          </w:rPr>
          <w:delInstrText xml:space="preserve"> </w:delInstrText>
        </w:r>
        <w:r w:rsidDel="00BD2208">
          <w:delInstrText>HYPERLINK</w:delInstrText>
        </w:r>
        <w:r w:rsidRPr="00BD2208" w:rsidDel="00BD2208">
          <w:rPr>
            <w:lang w:val="ru-RU"/>
            <w:rPrChange w:id="17" w:author="Фахразеев Михаил" w:date="2024-12-28T17:14:00Z">
              <w:rPr/>
            </w:rPrChange>
          </w:rPr>
          <w:delInstrText xml:space="preserve"> "</w:delInstrText>
        </w:r>
        <w:r w:rsidDel="00BD2208">
          <w:delInstrText>file</w:delInstrText>
        </w:r>
        <w:r w:rsidRPr="00BD2208" w:rsidDel="00BD2208">
          <w:rPr>
            <w:lang w:val="ru-RU"/>
            <w:rPrChange w:id="18" w:author="Фахразеев Михаил" w:date="2024-12-28T17:14:00Z">
              <w:rPr/>
            </w:rPrChange>
          </w:rPr>
          <w:delInstrText>:///\\\\</w:delInstrText>
        </w:r>
        <w:r w:rsidDel="00BD2208">
          <w:delInstrText>wss</w:delInstrText>
        </w:r>
        <w:r w:rsidRPr="00BD2208" w:rsidDel="00BD2208">
          <w:rPr>
            <w:lang w:val="ru-RU"/>
            <w:rPrChange w:id="19" w:author="Фахразеев Михаил" w:date="2024-12-28T17:14:00Z">
              <w:rPr/>
            </w:rPrChange>
          </w:rPr>
          <w:delInstrText>-</w:delInstrText>
        </w:r>
        <w:r w:rsidDel="00BD2208">
          <w:delInstrText>fs</w:delInstrText>
        </w:r>
        <w:r w:rsidRPr="00BD2208" w:rsidDel="00BD2208">
          <w:rPr>
            <w:lang w:val="ru-RU"/>
            <w:rPrChange w:id="20" w:author="Фахразеев Михаил" w:date="2024-12-28T17:14:00Z">
              <w:rPr/>
            </w:rPrChange>
          </w:rPr>
          <w:delInstrText>\\</w:delInstrText>
        </w:r>
        <w:r w:rsidDel="00BD2208">
          <w:delInstrText>Wss</w:delInstrText>
        </w:r>
        <w:r w:rsidRPr="00BD2208" w:rsidDel="00BD2208">
          <w:rPr>
            <w:lang w:val="ru-RU"/>
            <w:rPrChange w:id="21" w:author="Фахразеев Михаил" w:date="2024-12-28T17:14:00Z">
              <w:rPr/>
            </w:rPrChange>
          </w:rPr>
          <w:delInstrText>%20</w:delInstrText>
        </w:r>
        <w:r w:rsidDel="00BD2208">
          <w:delInstrText>Shared</w:delInstrText>
        </w:r>
        <w:r w:rsidRPr="00BD2208" w:rsidDel="00BD2208">
          <w:rPr>
            <w:lang w:val="ru-RU"/>
            <w:rPrChange w:id="22" w:author="Фахразеев Михаил" w:date="2024-12-28T17:14:00Z">
              <w:rPr/>
            </w:rPrChange>
          </w:rPr>
          <w:delInstrText>%20</w:delInstrText>
        </w:r>
        <w:r w:rsidDel="00BD2208">
          <w:delInstrText>Folder</w:delInstrText>
        </w:r>
        <w:r w:rsidRPr="00BD2208" w:rsidDel="00BD2208">
          <w:rPr>
            <w:lang w:val="ru-RU"/>
            <w:rPrChange w:id="23" w:author="Фахразеев Михаил" w:date="2024-12-28T17:14:00Z">
              <w:rPr/>
            </w:rPrChange>
          </w:rPr>
          <w:delInstrText>\\Управление%20версиями\\</w:delInstrText>
        </w:r>
        <w:r w:rsidDel="00BD2208">
          <w:delInstrText>WSSDOCS</w:delInstrText>
        </w:r>
        <w:r w:rsidRPr="00BD2208" w:rsidDel="00BD2208">
          <w:rPr>
            <w:lang w:val="ru-RU"/>
            <w:rPrChange w:id="24" w:author="Фахразеев Михаил" w:date="2024-12-28T17:14:00Z">
              <w:rPr/>
            </w:rPrChange>
          </w:rPr>
          <w:delInstrText>5\\</w:delInstrText>
        </w:r>
        <w:r w:rsidDel="00BD2208">
          <w:delInstrText>Utils</w:delInstrText>
        </w:r>
        <w:r w:rsidRPr="00BD2208" w:rsidDel="00BD2208">
          <w:rPr>
            <w:lang w:val="ru-RU"/>
            <w:rPrChange w:id="25" w:author="Фахразеев Михаил" w:date="2024-12-28T17:14:00Z">
              <w:rPr/>
            </w:rPrChange>
          </w:rPr>
          <w:delInstrText>\\</w:delInstrText>
        </w:r>
        <w:r w:rsidDel="00BD2208">
          <w:delInstrText>linux</w:delInstrText>
        </w:r>
        <w:r w:rsidRPr="00BD2208" w:rsidDel="00BD2208">
          <w:rPr>
            <w:lang w:val="ru-RU"/>
            <w:rPrChange w:id="26" w:author="Фахразеев Михаил" w:date="2024-12-28T17:14:00Z">
              <w:rPr/>
            </w:rPrChange>
          </w:rPr>
          <w:delInstrText xml:space="preserve">" </w:delInstrText>
        </w:r>
        <w:r w:rsidDel="00BD2208">
          <w:fldChar w:fldCharType="separate"/>
        </w:r>
        <w:r w:rsidRPr="00C347A7" w:rsidDel="00BD2208">
          <w:rPr>
            <w:rStyle w:val="a3"/>
            <w:lang w:val="ru-RU"/>
          </w:rPr>
          <w:delText>\\wss-fs\Wss Shared Folder\Управление версиями\WSSDOCS5\Utils\linux</w:delText>
        </w:r>
        <w:r w:rsidDel="00BD2208">
          <w:rPr>
            <w:rStyle w:val="a3"/>
            <w:lang w:val="ru-RU"/>
          </w:rPr>
          <w:fldChar w:fldCharType="end"/>
        </w:r>
      </w:del>
      <w:ins w:id="27" w:author="Фахразеев Михаил" w:date="2024-12-28T17:14:00Z">
        <w:r w:rsidRPr="00FD03D4">
          <w:rPr>
            <w:lang w:val="ru-RU"/>
          </w:rPr>
          <w:t>Яндекс диска</w:t>
        </w:r>
      </w:ins>
      <w:r>
        <w:rPr>
          <w:lang w:val="ru-RU"/>
        </w:rPr>
        <w:t>, в которой расположены дос</w:t>
      </w:r>
      <w:r>
        <w:rPr>
          <w:lang w:val="ru-RU"/>
        </w:rPr>
        <w:t xml:space="preserve">тупные утилиты </w:t>
      </w:r>
      <w:r>
        <w:t>WSSDocs</w:t>
      </w:r>
      <w:r>
        <w:rPr>
          <w:lang w:val="ru-RU"/>
        </w:rPr>
        <w:t>5.</w:t>
      </w:r>
    </w:p>
    <w:p w:rsidR="00C347A7" w:rsidRPr="00C347A7" w:rsidRDefault="00BD2208" w:rsidP="00C347A7">
      <w:pPr>
        <w:pStyle w:val="a4"/>
        <w:rPr>
          <w:lang w:val="ru-RU"/>
        </w:rPr>
      </w:pPr>
      <w:r>
        <w:rPr>
          <w:lang w:val="ru-RU"/>
        </w:rPr>
        <w:t xml:space="preserve">В правой части окна откройте папку </w:t>
      </w:r>
      <w:r w:rsidRPr="00C347A7">
        <w:rPr>
          <w:b/>
        </w:rPr>
        <w:t>utils</w:t>
      </w:r>
      <w:r>
        <w:rPr>
          <w:lang w:val="ru-RU"/>
        </w:rPr>
        <w:t>, описанную в п.1</w:t>
      </w:r>
    </w:p>
    <w:p w:rsidR="00C347A7" w:rsidRPr="00C347A7" w:rsidRDefault="00BD2208" w:rsidP="00C347A7">
      <w:pPr>
        <w:pStyle w:val="a4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858000" cy="2174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43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7A7" w:rsidRPr="00287286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Скопируйте папку с утилитой в папку </w:t>
      </w:r>
      <w:r>
        <w:t>utils</w:t>
      </w:r>
      <w:r w:rsidR="00287286" w:rsidRPr="00287286">
        <w:rPr>
          <w:lang w:val="ru-RU"/>
        </w:rPr>
        <w:t>.</w:t>
      </w:r>
    </w:p>
    <w:p w:rsidR="00287286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 приложении </w:t>
      </w:r>
      <w:r>
        <w:t>Terminal</w:t>
      </w:r>
      <w:r w:rsidRPr="00287286">
        <w:rPr>
          <w:lang w:val="ru-RU"/>
        </w:rPr>
        <w:t xml:space="preserve"> </w:t>
      </w:r>
      <w:r>
        <w:rPr>
          <w:lang w:val="ru-RU"/>
        </w:rPr>
        <w:t xml:space="preserve">откройте папку утилиты на </w:t>
      </w:r>
      <w:r>
        <w:t>linux</w:t>
      </w:r>
      <w:r w:rsidRPr="00287286">
        <w:rPr>
          <w:lang w:val="ru-RU"/>
        </w:rPr>
        <w:t>-</w:t>
      </w:r>
      <w:r>
        <w:rPr>
          <w:lang w:val="ru-RU"/>
        </w:rPr>
        <w:t xml:space="preserve">сервере приложений, просмотрите содержимое папки командой </w:t>
      </w:r>
      <w:r>
        <w:t>ls</w:t>
      </w:r>
      <w:r>
        <w:rPr>
          <w:lang w:val="ru-RU"/>
        </w:rPr>
        <w:t>:</w:t>
      </w:r>
    </w:p>
    <w:p w:rsidR="00287286" w:rsidRPr="00287286" w:rsidRDefault="00BD2208" w:rsidP="00287286">
      <w:pPr>
        <w:pStyle w:val="a4"/>
        <w:rPr>
          <w:lang w:val="ru-RU"/>
        </w:rPr>
      </w:pPr>
      <w:r>
        <w:rPr>
          <w:noProof/>
        </w:rPr>
        <w:drawing>
          <wp:inline distT="0" distB="0" distL="0" distR="0">
            <wp:extent cx="6858000" cy="3600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1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286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Если требуется редактирование специфичного для утилиты конфига, при помощи команды </w:t>
      </w:r>
      <w:r w:rsidRPr="00287286">
        <w:rPr>
          <w:b/>
        </w:rPr>
        <w:t>nano</w:t>
      </w:r>
      <w:r w:rsidRPr="00287286">
        <w:rPr>
          <w:b/>
          <w:lang w:val="ru-RU"/>
        </w:rPr>
        <w:t xml:space="preserve"> </w:t>
      </w:r>
      <w:r w:rsidRPr="00287286">
        <w:rPr>
          <w:b/>
        </w:rPr>
        <w:t>appsettings</w:t>
      </w:r>
      <w:r w:rsidRPr="00287286">
        <w:rPr>
          <w:b/>
          <w:lang w:val="ru-RU"/>
        </w:rPr>
        <w:t>.</w:t>
      </w:r>
      <w:r w:rsidRPr="00287286">
        <w:rPr>
          <w:b/>
        </w:rPr>
        <w:t>json</w:t>
      </w:r>
      <w:r w:rsidRPr="00287286">
        <w:rPr>
          <w:lang w:val="ru-RU"/>
        </w:rPr>
        <w:t xml:space="preserve"> </w:t>
      </w:r>
      <w:r>
        <w:rPr>
          <w:lang w:val="ru-RU"/>
        </w:rPr>
        <w:t xml:space="preserve">откройте на редактирование файл конфигурации утилиты, отредактируйте его, сохраните изменения командой </w:t>
      </w:r>
      <w:r>
        <w:t>Ctrl</w:t>
      </w:r>
      <w:r w:rsidRPr="00287286">
        <w:rPr>
          <w:lang w:val="ru-RU"/>
        </w:rPr>
        <w:t>+</w:t>
      </w:r>
      <w:r>
        <w:t>S</w:t>
      </w:r>
      <w:r>
        <w:rPr>
          <w:lang w:val="ru-RU"/>
        </w:rPr>
        <w:t xml:space="preserve">, закройте файл командой </w:t>
      </w:r>
      <w:r>
        <w:t>Ctrl</w:t>
      </w:r>
      <w:r w:rsidRPr="00287286">
        <w:rPr>
          <w:lang w:val="ru-RU"/>
        </w:rPr>
        <w:t>+</w:t>
      </w:r>
      <w:r>
        <w:t>X</w:t>
      </w:r>
      <w:r w:rsidRPr="00287286">
        <w:rPr>
          <w:lang w:val="ru-RU"/>
        </w:rPr>
        <w:t>:</w:t>
      </w:r>
    </w:p>
    <w:p w:rsidR="00287286" w:rsidRPr="00287286" w:rsidRDefault="00BD2208" w:rsidP="00287286">
      <w:pPr>
        <w:pStyle w:val="a4"/>
        <w:rPr>
          <w:lang w:val="ru-RU"/>
        </w:rPr>
      </w:pPr>
      <w:r>
        <w:rPr>
          <w:noProof/>
        </w:rPr>
        <w:drawing>
          <wp:inline distT="0" distB="0" distL="0" distR="0">
            <wp:extent cx="6238875" cy="26193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1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286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Откройт</w:t>
      </w:r>
      <w:r>
        <w:rPr>
          <w:lang w:val="ru-RU"/>
        </w:rPr>
        <w:t xml:space="preserve">е файл параметров запуска </w:t>
      </w:r>
      <w:r>
        <w:t>docker</w:t>
      </w:r>
      <w:r w:rsidRPr="00287286">
        <w:rPr>
          <w:lang w:val="ru-RU"/>
        </w:rPr>
        <w:t>-</w:t>
      </w:r>
      <w:r>
        <w:rPr>
          <w:lang w:val="ru-RU"/>
        </w:rPr>
        <w:t xml:space="preserve">контейнера утилиты командой </w:t>
      </w:r>
      <w:r>
        <w:t>nano</w:t>
      </w:r>
      <w:r w:rsidRPr="00287286">
        <w:rPr>
          <w:lang w:val="ru-RU"/>
        </w:rPr>
        <w:t xml:space="preserve"> </w:t>
      </w:r>
      <w:r>
        <w:t>docker</w:t>
      </w:r>
      <w:r w:rsidRPr="00287286">
        <w:rPr>
          <w:lang w:val="ru-RU"/>
        </w:rPr>
        <w:t>-</w:t>
      </w:r>
      <w:r>
        <w:t>compose</w:t>
      </w:r>
      <w:r w:rsidRPr="00287286">
        <w:rPr>
          <w:lang w:val="ru-RU"/>
        </w:rPr>
        <w:t>.</w:t>
      </w:r>
      <w:r>
        <w:t>yml</w:t>
      </w:r>
      <w:r w:rsidRPr="00287286">
        <w:rPr>
          <w:lang w:val="ru-RU"/>
        </w:rPr>
        <w:t>:</w:t>
      </w:r>
    </w:p>
    <w:p w:rsidR="00287286" w:rsidRPr="00287286" w:rsidRDefault="00BD2208" w:rsidP="00287286">
      <w:pPr>
        <w:pStyle w:val="a4"/>
        <w:rPr>
          <w:lang w:val="ru-RU"/>
        </w:rPr>
      </w:pPr>
      <w:r>
        <w:rPr>
          <w:noProof/>
        </w:rPr>
        <w:drawing>
          <wp:inline distT="0" distB="0" distL="0" distR="0">
            <wp:extent cx="6267450" cy="19504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3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158" cy="19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92A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Проверьте корректность относительного пути к файлу </w:t>
      </w:r>
      <w:r w:rsidRPr="00287286">
        <w:rPr>
          <w:b/>
        </w:rPr>
        <w:t>vault</w:t>
      </w:r>
      <w:r w:rsidRPr="00287286">
        <w:rPr>
          <w:b/>
          <w:lang w:val="ru-RU"/>
        </w:rPr>
        <w:t>.</w:t>
      </w:r>
      <w:r w:rsidRPr="00287286">
        <w:rPr>
          <w:b/>
        </w:rPr>
        <w:t>settings</w:t>
      </w:r>
      <w:r w:rsidRPr="00287286">
        <w:rPr>
          <w:b/>
          <w:lang w:val="ru-RU"/>
        </w:rPr>
        <w:t>.</w:t>
      </w:r>
      <w:r w:rsidRPr="00287286">
        <w:rPr>
          <w:b/>
        </w:rPr>
        <w:t>json</w:t>
      </w:r>
      <w:r>
        <w:rPr>
          <w:lang w:val="ru-RU"/>
        </w:rPr>
        <w:t xml:space="preserve"> (должно быть расположение на том же уровне, что и папка </w:t>
      </w:r>
      <w:r w:rsidRPr="00287286">
        <w:rPr>
          <w:b/>
        </w:rPr>
        <w:t>utils</w:t>
      </w:r>
      <w:r>
        <w:rPr>
          <w:lang w:val="ru-RU"/>
        </w:rPr>
        <w:t>), а также корректность названия ути</w:t>
      </w:r>
      <w:r>
        <w:rPr>
          <w:lang w:val="ru-RU"/>
        </w:rPr>
        <w:t>литы</w:t>
      </w:r>
      <w:r w:rsidR="00CA120D" w:rsidRPr="00CA120D">
        <w:rPr>
          <w:lang w:val="ru-RU"/>
        </w:rPr>
        <w:t xml:space="preserve"> </w:t>
      </w:r>
      <w:r w:rsidR="00CA120D">
        <w:rPr>
          <w:lang w:val="ru-RU"/>
        </w:rPr>
        <w:t>для</w:t>
      </w:r>
      <w:r w:rsidR="00CA120D" w:rsidRPr="00CA120D">
        <w:rPr>
          <w:lang w:val="ru-RU"/>
        </w:rPr>
        <w:t xml:space="preserve"> </w:t>
      </w:r>
      <w:r w:rsidR="00CA120D">
        <w:rPr>
          <w:lang w:val="ru-RU"/>
        </w:rPr>
        <w:t>файлов *</w:t>
      </w:r>
      <w:r w:rsidR="00CA120D" w:rsidRPr="00CA120D">
        <w:rPr>
          <w:lang w:val="ru-RU"/>
        </w:rPr>
        <w:t>.</w:t>
      </w:r>
      <w:r w:rsidR="00CA120D">
        <w:t>dll</w:t>
      </w:r>
      <w:r w:rsidR="00CA120D">
        <w:rPr>
          <w:lang w:val="ru-RU"/>
        </w:rPr>
        <w:t xml:space="preserve"> и </w:t>
      </w:r>
      <w:r w:rsidR="00CA120D" w:rsidRPr="00CA120D">
        <w:rPr>
          <w:lang w:val="ru-RU"/>
        </w:rPr>
        <w:t>*.</w:t>
      </w:r>
      <w:r w:rsidR="00CA120D">
        <w:t>runtimeconfig</w:t>
      </w:r>
      <w:r w:rsidR="00CA120D" w:rsidRPr="00CA120D">
        <w:rPr>
          <w:lang w:val="ru-RU"/>
        </w:rPr>
        <w:t>.</w:t>
      </w:r>
      <w:r w:rsidR="00CA120D">
        <w:t>json</w:t>
      </w:r>
      <w:r>
        <w:rPr>
          <w:lang w:val="ru-RU"/>
        </w:rPr>
        <w:t>.</w:t>
      </w:r>
    </w:p>
    <w:p w:rsidR="00287286" w:rsidRDefault="00BD2208" w:rsidP="00C2592A">
      <w:pPr>
        <w:pStyle w:val="a4"/>
        <w:rPr>
          <w:lang w:val="ru-RU"/>
        </w:rPr>
      </w:pPr>
      <w:r>
        <w:rPr>
          <w:lang w:val="ru-RU"/>
        </w:rPr>
        <w:lastRenderedPageBreak/>
        <w:t>Названия «</w:t>
      </w:r>
      <w:r>
        <w:t>util</w:t>
      </w:r>
      <w:r w:rsidRPr="00CA120D">
        <w:rPr>
          <w:lang w:val="ru-RU"/>
        </w:rPr>
        <w:t>.</w:t>
      </w:r>
      <w:r>
        <w:t>dll</w:t>
      </w:r>
      <w:r>
        <w:rPr>
          <w:lang w:val="ru-RU"/>
        </w:rPr>
        <w:t>»</w:t>
      </w:r>
      <w:r w:rsidRPr="00CA120D">
        <w:rPr>
          <w:lang w:val="ru-RU"/>
        </w:rPr>
        <w:t xml:space="preserve"> </w:t>
      </w:r>
      <w:r>
        <w:rPr>
          <w:lang w:val="ru-RU"/>
        </w:rPr>
        <w:t>и «</w:t>
      </w:r>
      <w:r>
        <w:t>util</w:t>
      </w:r>
      <w:r w:rsidRPr="00CA120D">
        <w:rPr>
          <w:lang w:val="ru-RU"/>
        </w:rPr>
        <w:t>.</w:t>
      </w:r>
      <w:r>
        <w:t>runtimeconfig</w:t>
      </w:r>
      <w:r w:rsidRPr="00CA120D">
        <w:rPr>
          <w:lang w:val="ru-RU"/>
        </w:rPr>
        <w:t>.</w:t>
      </w:r>
      <w:r>
        <w:t>json</w:t>
      </w:r>
      <w:r>
        <w:rPr>
          <w:lang w:val="ru-RU"/>
        </w:rPr>
        <w:t>»</w:t>
      </w:r>
      <w:r w:rsidRPr="00CA120D">
        <w:rPr>
          <w:lang w:val="ru-RU"/>
        </w:rPr>
        <w:t xml:space="preserve"> </w:t>
      </w:r>
      <w:r>
        <w:rPr>
          <w:lang w:val="ru-RU"/>
        </w:rPr>
        <w:t>изменять не нужно.</w:t>
      </w:r>
    </w:p>
    <w:p w:rsidR="00C2592A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Запустите </w:t>
      </w:r>
      <w:r>
        <w:t>docker</w:t>
      </w:r>
      <w:r w:rsidRPr="00C2592A">
        <w:rPr>
          <w:lang w:val="ru-RU"/>
        </w:rPr>
        <w:t>-</w:t>
      </w:r>
      <w:r>
        <w:rPr>
          <w:lang w:val="ru-RU"/>
        </w:rPr>
        <w:t xml:space="preserve">контейнер утилиты командой </w:t>
      </w:r>
      <w:r w:rsidRPr="00C2592A">
        <w:rPr>
          <w:b/>
        </w:rPr>
        <w:t>docker</w:t>
      </w:r>
      <w:r w:rsidRPr="00C2592A">
        <w:rPr>
          <w:b/>
          <w:lang w:val="ru-RU"/>
        </w:rPr>
        <w:t xml:space="preserve"> </w:t>
      </w:r>
      <w:r w:rsidRPr="00C2592A">
        <w:rPr>
          <w:b/>
        </w:rPr>
        <w:t>compose</w:t>
      </w:r>
      <w:r w:rsidRPr="00C2592A">
        <w:rPr>
          <w:b/>
          <w:lang w:val="ru-RU"/>
        </w:rPr>
        <w:t xml:space="preserve"> </w:t>
      </w:r>
      <w:r w:rsidRPr="00C2592A">
        <w:rPr>
          <w:b/>
        </w:rPr>
        <w:t>up</w:t>
      </w:r>
      <w:r w:rsidRPr="00C2592A">
        <w:rPr>
          <w:lang w:val="ru-RU"/>
        </w:rPr>
        <w:t xml:space="preserve"> </w:t>
      </w:r>
      <w:r>
        <w:rPr>
          <w:lang w:val="ru-RU"/>
        </w:rPr>
        <w:t xml:space="preserve">из папки с утилитой (параметр </w:t>
      </w:r>
      <w:r w:rsidRPr="00C2592A">
        <w:rPr>
          <w:b/>
          <w:lang w:val="ru-RU"/>
        </w:rPr>
        <w:t>-</w:t>
      </w:r>
      <w:r w:rsidRPr="00C2592A">
        <w:rPr>
          <w:b/>
        </w:rPr>
        <w:t>d</w:t>
      </w:r>
      <w:r w:rsidRPr="00C2592A">
        <w:rPr>
          <w:lang w:val="ru-RU"/>
        </w:rPr>
        <w:t xml:space="preserve"> </w:t>
      </w:r>
      <w:r>
        <w:rPr>
          <w:lang w:val="ru-RU"/>
        </w:rPr>
        <w:t xml:space="preserve">использовать не нужно, иначе не отобразится </w:t>
      </w:r>
      <w:r>
        <w:rPr>
          <w:lang w:val="ru-RU"/>
        </w:rPr>
        <w:t>консольный вывод утилиты)</w:t>
      </w:r>
      <w:r w:rsidR="00A14B30">
        <w:rPr>
          <w:lang w:val="ru-RU"/>
        </w:rPr>
        <w:t>:</w:t>
      </w:r>
    </w:p>
    <w:p w:rsidR="00C2592A" w:rsidRDefault="00BD2208" w:rsidP="00C2592A">
      <w:pPr>
        <w:pStyle w:val="a4"/>
        <w:rPr>
          <w:lang w:val="ru-RU"/>
        </w:rPr>
      </w:pPr>
      <w:r>
        <w:rPr>
          <w:noProof/>
        </w:rPr>
        <w:drawing>
          <wp:inline distT="0" distB="0" distL="0" distR="0">
            <wp:extent cx="6331857" cy="3324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9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2316" cy="332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92A" w:rsidRPr="00C347A7" w:rsidRDefault="00BD2208" w:rsidP="00C347A7">
      <w:pPr>
        <w:pStyle w:val="a4"/>
        <w:numPr>
          <w:ilvl w:val="0"/>
          <w:numId w:val="2"/>
        </w:numPr>
        <w:rPr>
          <w:lang w:val="ru-RU"/>
        </w:rPr>
      </w:pPr>
      <w:r>
        <w:t>Enjoy</w:t>
      </w:r>
      <w:r>
        <w:rPr>
          <w:rFonts w:ascii="Wingdings" w:hAnsi="Wingdings"/>
        </w:rPr>
        <w:sym w:font="Wingdings" w:char="F04A"/>
      </w:r>
    </w:p>
    <w:sectPr w:rsidR="00C2592A" w:rsidRPr="00C347A7" w:rsidSect="0004362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636B"/>
    <w:multiLevelType w:val="hybridMultilevel"/>
    <w:tmpl w:val="1F98670E"/>
    <w:lvl w:ilvl="0" w:tplc="28689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080CDE" w:tentative="1">
      <w:start w:val="1"/>
      <w:numFmt w:val="lowerLetter"/>
      <w:lvlText w:val="%2."/>
      <w:lvlJc w:val="left"/>
      <w:pPr>
        <w:ind w:left="1440" w:hanging="360"/>
      </w:pPr>
    </w:lvl>
    <w:lvl w:ilvl="2" w:tplc="DCC40D4E" w:tentative="1">
      <w:start w:val="1"/>
      <w:numFmt w:val="lowerRoman"/>
      <w:lvlText w:val="%3."/>
      <w:lvlJc w:val="right"/>
      <w:pPr>
        <w:ind w:left="2160" w:hanging="180"/>
      </w:pPr>
    </w:lvl>
    <w:lvl w:ilvl="3" w:tplc="D85A9E32" w:tentative="1">
      <w:start w:val="1"/>
      <w:numFmt w:val="decimal"/>
      <w:lvlText w:val="%4."/>
      <w:lvlJc w:val="left"/>
      <w:pPr>
        <w:ind w:left="2880" w:hanging="360"/>
      </w:pPr>
    </w:lvl>
    <w:lvl w:ilvl="4" w:tplc="84F8C068" w:tentative="1">
      <w:start w:val="1"/>
      <w:numFmt w:val="lowerLetter"/>
      <w:lvlText w:val="%5."/>
      <w:lvlJc w:val="left"/>
      <w:pPr>
        <w:ind w:left="3600" w:hanging="360"/>
      </w:pPr>
    </w:lvl>
    <w:lvl w:ilvl="5" w:tplc="019AE69A" w:tentative="1">
      <w:start w:val="1"/>
      <w:numFmt w:val="lowerRoman"/>
      <w:lvlText w:val="%6."/>
      <w:lvlJc w:val="right"/>
      <w:pPr>
        <w:ind w:left="4320" w:hanging="180"/>
      </w:pPr>
    </w:lvl>
    <w:lvl w:ilvl="6" w:tplc="55868752" w:tentative="1">
      <w:start w:val="1"/>
      <w:numFmt w:val="decimal"/>
      <w:lvlText w:val="%7."/>
      <w:lvlJc w:val="left"/>
      <w:pPr>
        <w:ind w:left="5040" w:hanging="360"/>
      </w:pPr>
    </w:lvl>
    <w:lvl w:ilvl="7" w:tplc="CF06B64E" w:tentative="1">
      <w:start w:val="1"/>
      <w:numFmt w:val="lowerLetter"/>
      <w:lvlText w:val="%8."/>
      <w:lvlJc w:val="left"/>
      <w:pPr>
        <w:ind w:left="5760" w:hanging="360"/>
      </w:pPr>
    </w:lvl>
    <w:lvl w:ilvl="8" w:tplc="657CDA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E063F"/>
    <w:multiLevelType w:val="hybridMultilevel"/>
    <w:tmpl w:val="A77A7E9E"/>
    <w:lvl w:ilvl="0" w:tplc="BED46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CFECE7A" w:tentative="1">
      <w:start w:val="1"/>
      <w:numFmt w:val="lowerLetter"/>
      <w:lvlText w:val="%2."/>
      <w:lvlJc w:val="left"/>
      <w:pPr>
        <w:ind w:left="1440" w:hanging="360"/>
      </w:pPr>
    </w:lvl>
    <w:lvl w:ilvl="2" w:tplc="D6669212" w:tentative="1">
      <w:start w:val="1"/>
      <w:numFmt w:val="lowerRoman"/>
      <w:lvlText w:val="%3."/>
      <w:lvlJc w:val="right"/>
      <w:pPr>
        <w:ind w:left="2160" w:hanging="180"/>
      </w:pPr>
    </w:lvl>
    <w:lvl w:ilvl="3" w:tplc="61624B46" w:tentative="1">
      <w:start w:val="1"/>
      <w:numFmt w:val="decimal"/>
      <w:lvlText w:val="%4."/>
      <w:lvlJc w:val="left"/>
      <w:pPr>
        <w:ind w:left="2880" w:hanging="360"/>
      </w:pPr>
    </w:lvl>
    <w:lvl w:ilvl="4" w:tplc="1654D16E" w:tentative="1">
      <w:start w:val="1"/>
      <w:numFmt w:val="lowerLetter"/>
      <w:lvlText w:val="%5."/>
      <w:lvlJc w:val="left"/>
      <w:pPr>
        <w:ind w:left="3600" w:hanging="360"/>
      </w:pPr>
    </w:lvl>
    <w:lvl w:ilvl="5" w:tplc="0E3A0A28" w:tentative="1">
      <w:start w:val="1"/>
      <w:numFmt w:val="lowerRoman"/>
      <w:lvlText w:val="%6."/>
      <w:lvlJc w:val="right"/>
      <w:pPr>
        <w:ind w:left="4320" w:hanging="180"/>
      </w:pPr>
    </w:lvl>
    <w:lvl w:ilvl="6" w:tplc="F40AB77C" w:tentative="1">
      <w:start w:val="1"/>
      <w:numFmt w:val="decimal"/>
      <w:lvlText w:val="%7."/>
      <w:lvlJc w:val="left"/>
      <w:pPr>
        <w:ind w:left="5040" w:hanging="360"/>
      </w:pPr>
    </w:lvl>
    <w:lvl w:ilvl="7" w:tplc="87EE2A12" w:tentative="1">
      <w:start w:val="1"/>
      <w:numFmt w:val="lowerLetter"/>
      <w:lvlText w:val="%8."/>
      <w:lvlJc w:val="left"/>
      <w:pPr>
        <w:ind w:left="5760" w:hanging="360"/>
      </w:pPr>
    </w:lvl>
    <w:lvl w:ilvl="8" w:tplc="6A04816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Фахразеев Михаил">
    <w15:presenceInfo w15:providerId="None" w15:userId="Фахразеев Михаил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9B8"/>
    <w:rsid w:val="00043627"/>
    <w:rsid w:val="00052714"/>
    <w:rsid w:val="001E50DF"/>
    <w:rsid w:val="00245338"/>
    <w:rsid w:val="00287286"/>
    <w:rsid w:val="002F4DA2"/>
    <w:rsid w:val="003A14CC"/>
    <w:rsid w:val="00664C50"/>
    <w:rsid w:val="00A14B30"/>
    <w:rsid w:val="00BD2208"/>
    <w:rsid w:val="00C2592A"/>
    <w:rsid w:val="00C347A7"/>
    <w:rsid w:val="00CA120D"/>
    <w:rsid w:val="00D3505A"/>
    <w:rsid w:val="00E979B8"/>
    <w:rsid w:val="00EE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7F5BF"/>
  <w15:chartTrackingRefBased/>
  <w15:docId w15:val="{402F0085-8608-428F-B320-A31D2631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36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36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6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436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04362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347A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D2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D22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Вербицкий Сергей</dc:creator>
  <cp:lastModifiedBy>Фахразеев Михаил</cp:lastModifiedBy>
  <cp:revision>10</cp:revision>
  <dcterms:created xsi:type="dcterms:W3CDTF">2023-08-04T09:14:00Z</dcterms:created>
  <dcterms:modified xsi:type="dcterms:W3CDTF">2024-12-28T14:14:00Z</dcterms:modified>
</cp:coreProperties>
</file>