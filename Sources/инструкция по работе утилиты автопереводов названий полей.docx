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3370C" w14:textId="77777777" w:rsidR="004E75EC" w:rsidRDefault="003508AC" w:rsidP="00707A83">
      <w:pPr>
        <w:pStyle w:val="1"/>
        <w:rPr>
          <w:lang w:val="ru-RU"/>
        </w:rPr>
      </w:pPr>
      <w:r>
        <w:rPr>
          <w:lang w:val="ru-RU"/>
        </w:rPr>
        <w:t xml:space="preserve">Инструкция по работе с утилитой </w:t>
      </w:r>
      <w:r w:rsidRPr="00707A83">
        <w:rPr>
          <w:lang w:val="ru-RU"/>
        </w:rPr>
        <w:t>WSSDocs.Utils.Migration.TranslateColumnNames</w:t>
      </w:r>
    </w:p>
    <w:p w14:paraId="73C3370D" w14:textId="77777777" w:rsidR="00707A83" w:rsidRDefault="003508AC" w:rsidP="00707A83">
      <w:pPr>
        <w:pStyle w:val="2"/>
        <w:rPr>
          <w:lang w:val="ru-RU"/>
        </w:rPr>
      </w:pPr>
      <w:r>
        <w:rPr>
          <w:lang w:val="ru-RU"/>
        </w:rPr>
        <w:t>Назначение утилиты</w:t>
      </w:r>
    </w:p>
    <w:p w14:paraId="1329FEAC" w14:textId="4D1BD8FC" w:rsidR="0065157D" w:rsidRDefault="003508AC" w:rsidP="00707A83">
      <w:pPr>
        <w:rPr>
          <w:ins w:id="0" w:author="Вербицкий Сергей" w:date="2024-08-23T09:25:00Z"/>
          <w:lang w:val="ru-RU"/>
        </w:rPr>
      </w:pPr>
      <w:r>
        <w:rPr>
          <w:lang w:val="ru-RU"/>
        </w:rPr>
        <w:t xml:space="preserve">Утилита используется для перевода названий полей, </w:t>
      </w:r>
      <w:del w:id="1" w:author="Вербицкий Сергей" w:date="2024-08-23T09:23:00Z">
        <w:r w:rsidDel="0065157D">
          <w:rPr>
            <w:lang w:val="ru-RU"/>
          </w:rPr>
          <w:delText>с которыми не справилась утилита</w:delText>
        </w:r>
      </w:del>
      <w:ins w:id="2" w:author="Вербицкий Сергей" w:date="2024-08-23T09:23:00Z">
        <w:r w:rsidR="0065157D">
          <w:rPr>
            <w:lang w:val="ru-RU"/>
          </w:rPr>
          <w:t>которые не были указаны в конфигурации утилиты</w:t>
        </w:r>
      </w:ins>
      <w:r>
        <w:rPr>
          <w:lang w:val="ru-RU"/>
        </w:rPr>
        <w:t xml:space="preserve"> </w:t>
      </w:r>
      <w:r w:rsidRPr="00707A83">
        <w:rPr>
          <w:b/>
          <w:lang w:val="ru-RU"/>
        </w:rPr>
        <w:t>WSSDocs.Utils.Migration.PrepareSchemaRenamings</w:t>
      </w:r>
      <w:ins w:id="3" w:author="Вербицкий Сергей" w:date="2024-08-23T09:24:00Z">
        <w:r w:rsidR="0065157D">
          <w:rPr>
            <w:lang w:val="ru-RU"/>
          </w:rPr>
          <w:t xml:space="preserve"> перед её запуском и которые попали в файл </w:t>
        </w:r>
        <w:r w:rsidR="0065157D">
          <w:t>NotMappedConfig</w:t>
        </w:r>
        <w:r w:rsidR="0065157D" w:rsidRPr="0065157D">
          <w:rPr>
            <w:lang w:val="ru-RU"/>
            <w:rPrChange w:id="4" w:author="Вербицкий Сергей" w:date="2024-08-23T09:25:00Z">
              <w:rPr/>
            </w:rPrChange>
          </w:rPr>
          <w:t>.</w:t>
        </w:r>
        <w:r w:rsidR="0065157D">
          <w:t>json</w:t>
        </w:r>
        <w:r w:rsidR="0065157D" w:rsidRPr="0065157D">
          <w:rPr>
            <w:lang w:val="ru-RU"/>
            <w:rPrChange w:id="5" w:author="Вербицкий Сергей" w:date="2024-08-23T09:25:00Z">
              <w:rPr/>
            </w:rPrChange>
          </w:rPr>
          <w:t xml:space="preserve"> </w:t>
        </w:r>
      </w:ins>
      <w:ins w:id="6" w:author="Вербицкий Сергей" w:date="2024-08-23T09:25:00Z">
        <w:r w:rsidR="0065157D">
          <w:rPr>
            <w:lang w:val="ru-RU"/>
          </w:rPr>
          <w:t xml:space="preserve"> в результате работы утилиты </w:t>
        </w:r>
        <w:r w:rsidR="0065157D" w:rsidRPr="00707A83">
          <w:rPr>
            <w:b/>
            <w:lang w:val="ru-RU"/>
          </w:rPr>
          <w:t>WSSDocs.Utils.Migration.PrepareSchemaRenamings</w:t>
        </w:r>
      </w:ins>
      <w:r>
        <w:rPr>
          <w:lang w:val="ru-RU"/>
        </w:rPr>
        <w:t>.</w:t>
      </w:r>
    </w:p>
    <w:p w14:paraId="406026D8" w14:textId="71E5BAF3" w:rsidR="0065157D" w:rsidRPr="0065157D" w:rsidRDefault="0065157D" w:rsidP="00707A83">
      <w:pPr>
        <w:rPr>
          <w:ins w:id="7" w:author="Вербицкий Сергей" w:date="2024-08-23T09:25:00Z"/>
          <w:lang w:val="ru-RU"/>
        </w:rPr>
      </w:pPr>
      <w:ins w:id="8" w:author="Вербицкий Сергей" w:date="2024-08-23T09:26:00Z">
        <w:r>
          <w:rPr>
            <w:lang w:val="ru-RU"/>
          </w:rPr>
          <w:t>Переводы, формируемые</w:t>
        </w:r>
      </w:ins>
      <w:ins w:id="9" w:author="Вербицкий Сергей" w:date="2024-08-23T09:25:00Z">
        <w:r>
          <w:rPr>
            <w:lang w:val="ru-RU"/>
          </w:rPr>
          <w:t xml:space="preserve"> утилит</w:t>
        </w:r>
      </w:ins>
      <w:ins w:id="10" w:author="Вербицкий Сергей" w:date="2024-08-23T09:26:00Z">
        <w:r>
          <w:rPr>
            <w:lang w:val="ru-RU"/>
          </w:rPr>
          <w:t>ой</w:t>
        </w:r>
      </w:ins>
      <w:ins w:id="11" w:author="Вербицкий Сергей" w:date="2024-08-23T09:25:00Z">
        <w:r>
          <w:rPr>
            <w:lang w:val="ru-RU"/>
          </w:rPr>
          <w:t xml:space="preserve"> </w:t>
        </w:r>
        <w:r w:rsidRPr="0065157D">
          <w:rPr>
            <w:b/>
            <w:lang w:val="ru-RU"/>
            <w:rPrChange w:id="12" w:author="Вербицкий Сергей" w:date="2024-08-23T09:27:00Z">
              <w:rPr>
                <w:lang w:val="ru-RU"/>
              </w:rPr>
            </w:rPrChange>
          </w:rPr>
          <w:t>WSSDocs.Utils.Migration.TranslateColumnNames</w:t>
        </w:r>
        <w:r>
          <w:rPr>
            <w:lang w:val="ru-RU"/>
          </w:rPr>
          <w:t xml:space="preserve"> используются для</w:t>
        </w:r>
      </w:ins>
      <w:ins w:id="13" w:author="Вербицкий Сергей" w:date="2024-08-23T09:26:00Z">
        <w:r>
          <w:rPr>
            <w:lang w:val="ru-RU"/>
          </w:rPr>
          <w:t xml:space="preserve"> заполнения конфигурации утилиты </w:t>
        </w:r>
        <w:r w:rsidRPr="00707A83">
          <w:rPr>
            <w:b/>
            <w:lang w:val="ru-RU"/>
          </w:rPr>
          <w:t>WSSDocs.Utils.Migration.PrepareSchemaRenamings</w:t>
        </w:r>
        <w:r w:rsidRPr="0065157D">
          <w:rPr>
            <w:lang w:val="ru-RU"/>
            <w:rPrChange w:id="14" w:author="Вербицкий Сергей" w:date="2024-08-23T09:26:00Z">
              <w:rPr>
                <w:b/>
                <w:lang w:val="ru-RU"/>
              </w:rPr>
            </w:rPrChange>
          </w:rPr>
          <w:t>,</w:t>
        </w:r>
        <w:r>
          <w:rPr>
            <w:lang w:val="ru-RU"/>
          </w:rPr>
          <w:t xml:space="preserve"> которая </w:t>
        </w:r>
      </w:ins>
      <w:ins w:id="15" w:author="Вербицкий Сергей" w:date="2024-08-23T09:27:00Z">
        <w:r>
          <w:rPr>
            <w:lang w:val="ru-RU"/>
          </w:rPr>
          <w:t>запускается</w:t>
        </w:r>
      </w:ins>
      <w:ins w:id="16" w:author="Вербицкий Сергей" w:date="2024-08-23T09:26:00Z">
        <w:r>
          <w:rPr>
            <w:lang w:val="ru-RU"/>
          </w:rPr>
          <w:t xml:space="preserve"> на среде с установленным </w:t>
        </w:r>
      </w:ins>
      <w:ins w:id="17" w:author="Вербицкий Сергей" w:date="2024-08-23T09:27:00Z">
        <w:r>
          <w:t>WSS</w:t>
        </w:r>
        <w:r w:rsidRPr="0065157D">
          <w:rPr>
            <w:lang w:val="ru-RU"/>
            <w:rPrChange w:id="18" w:author="Вербицкий Сергей" w:date="2024-08-23T09:27:00Z">
              <w:rPr/>
            </w:rPrChange>
          </w:rPr>
          <w:t xml:space="preserve"> </w:t>
        </w:r>
        <w:r>
          <w:t>Docs</w:t>
        </w:r>
        <w:r w:rsidRPr="0065157D">
          <w:rPr>
            <w:lang w:val="ru-RU"/>
            <w:rPrChange w:id="19" w:author="Вербицкий Сергей" w:date="2024-08-23T09:27:00Z">
              <w:rPr/>
            </w:rPrChange>
          </w:rPr>
          <w:t xml:space="preserve"> 4.</w:t>
        </w:r>
      </w:ins>
    </w:p>
    <w:p w14:paraId="73C3370E" w14:textId="10973070" w:rsidR="00707A83" w:rsidRPr="00D91215" w:rsidRDefault="003508AC" w:rsidP="00707A83">
      <w:pPr>
        <w:rPr>
          <w:lang w:val="ru-RU"/>
        </w:rPr>
      </w:pPr>
      <w:del w:id="20" w:author="Вербицкий Сергей" w:date="2024-08-23T09:25:00Z">
        <w:r w:rsidDel="0065157D">
          <w:rPr>
            <w:lang w:val="ru-RU"/>
          </w:rPr>
          <w:delText xml:space="preserve"> </w:delText>
        </w:r>
      </w:del>
      <w:r>
        <w:rPr>
          <w:lang w:val="ru-RU"/>
        </w:rPr>
        <w:t xml:space="preserve">Перевод осуществляется с помощью </w:t>
      </w:r>
      <w:r>
        <w:t>API</w:t>
      </w:r>
      <w:r w:rsidRPr="00D91215">
        <w:rPr>
          <w:lang w:val="ru-RU"/>
        </w:rPr>
        <w:t xml:space="preserve"> </w:t>
      </w:r>
      <w:r>
        <w:t>Google</w:t>
      </w:r>
      <w:r w:rsidRPr="00D91215">
        <w:rPr>
          <w:lang w:val="ru-RU"/>
        </w:rPr>
        <w:t xml:space="preserve"> </w:t>
      </w:r>
      <w:r>
        <w:t>Translate</w:t>
      </w:r>
      <w:r w:rsidRPr="00D91215">
        <w:rPr>
          <w:lang w:val="ru-RU"/>
        </w:rPr>
        <w:t xml:space="preserve">. </w:t>
      </w:r>
      <w:r w:rsidR="00D91215">
        <w:rPr>
          <w:lang w:val="ru-RU"/>
        </w:rPr>
        <w:t xml:space="preserve">Работа алгоритма сжатия названий может быть настроена при помощи файла конфигурации </w:t>
      </w:r>
      <w:r w:rsidR="00D91215" w:rsidRPr="00D91215">
        <w:rPr>
          <w:b/>
        </w:rPr>
        <w:t>substitutions</w:t>
      </w:r>
      <w:r w:rsidR="00D91215" w:rsidRPr="00D91215">
        <w:rPr>
          <w:b/>
          <w:lang w:val="ru-RU"/>
        </w:rPr>
        <w:t>.</w:t>
      </w:r>
      <w:r w:rsidR="00D91215" w:rsidRPr="00D91215">
        <w:rPr>
          <w:b/>
        </w:rPr>
        <w:t>json</w:t>
      </w:r>
      <w:r w:rsidR="00D91215" w:rsidRPr="00D91215">
        <w:rPr>
          <w:lang w:val="ru-RU"/>
        </w:rPr>
        <w:t xml:space="preserve">. </w:t>
      </w:r>
      <w:r w:rsidR="00D91215">
        <w:rPr>
          <w:lang w:val="ru-RU"/>
        </w:rPr>
        <w:t>Базовая версия конфигурации распространяется вместе с утилитой.</w:t>
      </w:r>
    </w:p>
    <w:p w14:paraId="73C3370F" w14:textId="77777777" w:rsidR="00707A83" w:rsidRDefault="003508AC" w:rsidP="00707A83">
      <w:pPr>
        <w:pStyle w:val="2"/>
        <w:rPr>
          <w:lang w:val="ru-RU"/>
        </w:rPr>
      </w:pPr>
      <w:r>
        <w:rPr>
          <w:lang w:val="ru-RU"/>
        </w:rPr>
        <w:t>Запуск утилиты</w:t>
      </w:r>
    </w:p>
    <w:p w14:paraId="73C33710" w14:textId="54AD3DC2" w:rsidR="00707A83" w:rsidRDefault="003508AC" w:rsidP="00707A83">
      <w:pPr>
        <w:rPr>
          <w:lang w:val="ru-RU"/>
        </w:rPr>
      </w:pPr>
      <w:r>
        <w:rPr>
          <w:lang w:val="ru-RU"/>
        </w:rPr>
        <w:t xml:space="preserve">Утилита запускается на ПК </w:t>
      </w:r>
      <w:r w:rsidRPr="00707A83">
        <w:rPr>
          <w:b/>
          <w:lang w:val="ru-RU"/>
        </w:rPr>
        <w:t>с доступом в интернет</w:t>
      </w:r>
      <w:r>
        <w:rPr>
          <w:lang w:val="ru-RU"/>
        </w:rPr>
        <w:t xml:space="preserve"> на ОС </w:t>
      </w:r>
      <w:r>
        <w:t>Windows</w:t>
      </w:r>
      <w:r>
        <w:rPr>
          <w:lang w:val="ru-RU"/>
        </w:rPr>
        <w:t xml:space="preserve"> (компьютер сотрудника </w:t>
      </w:r>
      <w:r>
        <w:t>WSS</w:t>
      </w:r>
      <w:r>
        <w:rPr>
          <w:lang w:val="ru-RU"/>
        </w:rPr>
        <w:t xml:space="preserve">). Для запуска необходимо вызвать утилиту из </w:t>
      </w:r>
      <w:r w:rsidRPr="00707A83">
        <w:rPr>
          <w:b/>
        </w:rPr>
        <w:t>Powershell</w:t>
      </w:r>
      <w:r w:rsidRPr="00707A83">
        <w:rPr>
          <w:lang w:val="ru-RU"/>
        </w:rPr>
        <w:t xml:space="preserve"> </w:t>
      </w:r>
      <w:r>
        <w:rPr>
          <w:lang w:val="ru-RU"/>
        </w:rPr>
        <w:t xml:space="preserve">с параметром – </w:t>
      </w:r>
      <w:ins w:id="21" w:author="Вербицкий Сергей" w:date="2024-08-23T09:28:00Z">
        <w:r w:rsidR="0065157D">
          <w:rPr>
            <w:lang w:val="ru-RU"/>
          </w:rPr>
          <w:t xml:space="preserve">путь к </w:t>
        </w:r>
      </w:ins>
      <w:r>
        <w:rPr>
          <w:lang w:val="ru-RU"/>
        </w:rPr>
        <w:t>файл</w:t>
      </w:r>
      <w:ins w:id="22" w:author="Вербицкий Сергей" w:date="2024-08-23T09:28:00Z">
        <w:r w:rsidR="0065157D">
          <w:rPr>
            <w:lang w:val="ru-RU"/>
          </w:rPr>
          <w:t>у</w:t>
        </w:r>
      </w:ins>
      <w:r>
        <w:rPr>
          <w:lang w:val="ru-RU"/>
        </w:rPr>
        <w:t xml:space="preserve"> </w:t>
      </w:r>
      <w:r w:rsidRPr="005A3F32">
        <w:rPr>
          <w:b/>
          <w:rPrChange w:id="23" w:author="Вербицкий Сергей" w:date="2024-08-23T09:31:00Z">
            <w:rPr/>
          </w:rPrChange>
        </w:rPr>
        <w:t>NotMappedConfig</w:t>
      </w:r>
      <w:r w:rsidRPr="005A3F32">
        <w:rPr>
          <w:b/>
          <w:lang w:val="ru-RU"/>
          <w:rPrChange w:id="24" w:author="Вербицкий Сергей" w:date="2024-08-23T09:31:00Z">
            <w:rPr>
              <w:lang w:val="ru-RU"/>
            </w:rPr>
          </w:rPrChange>
        </w:rPr>
        <w:t>.</w:t>
      </w:r>
      <w:r w:rsidRPr="005A3F32">
        <w:rPr>
          <w:b/>
          <w:rPrChange w:id="25" w:author="Вербицкий Сергей" w:date="2024-08-23T09:31:00Z">
            <w:rPr/>
          </w:rPrChange>
        </w:rPr>
        <w:t>json</w:t>
      </w:r>
      <w:ins w:id="26" w:author="Вербицкий Сергей" w:date="2024-08-23T09:28:00Z">
        <w:r w:rsidR="005A3F32">
          <w:rPr>
            <w:lang w:val="ru-RU"/>
          </w:rPr>
          <w:t>, сформированны</w:t>
        </w:r>
      </w:ins>
      <w:ins w:id="27" w:author="Вербицкий Сергей" w:date="2024-08-23T09:31:00Z">
        <w:r w:rsidR="005A3F32">
          <w:rPr>
            <w:lang w:val="ru-RU"/>
          </w:rPr>
          <w:t>м</w:t>
        </w:r>
      </w:ins>
      <w:ins w:id="28" w:author="Вербицкий Сергей" w:date="2024-08-23T09:28:00Z">
        <w:r w:rsidR="0065157D">
          <w:rPr>
            <w:lang w:val="ru-RU"/>
          </w:rPr>
          <w:t xml:space="preserve"> в результате работы утилиты </w:t>
        </w:r>
        <w:r w:rsidR="0065157D" w:rsidRPr="00707A83">
          <w:rPr>
            <w:b/>
            <w:lang w:val="ru-RU"/>
          </w:rPr>
          <w:t>WSSDocs.Utils.Migration.PrepareSchemaRenamings</w:t>
        </w:r>
      </w:ins>
      <w:r>
        <w:rPr>
          <w:lang w:val="ru-RU"/>
        </w:rPr>
        <w:t>.</w:t>
      </w:r>
      <w:r w:rsidRPr="00707A83">
        <w:rPr>
          <w:lang w:val="ru-RU"/>
        </w:rPr>
        <w:t xml:space="preserve"> </w:t>
      </w:r>
      <w:r>
        <w:rPr>
          <w:lang w:val="ru-RU"/>
        </w:rPr>
        <w:t>Пример:</w:t>
      </w:r>
    </w:p>
    <w:p w14:paraId="73C33711" w14:textId="77777777" w:rsidR="00707A83" w:rsidRDefault="003508AC" w:rsidP="00707A83">
      <w:pPr>
        <w:pStyle w:val="21"/>
      </w:pPr>
      <w:r>
        <w:t>.\</w:t>
      </w:r>
      <w:r w:rsidRPr="00707A83">
        <w:t>WSSDocs.Utils.Migration.TranslateColumnNames</w:t>
      </w:r>
      <w:r>
        <w:t>.exe NotMappedConfig.json</w:t>
      </w:r>
    </w:p>
    <w:p w14:paraId="73C33712" w14:textId="77777777" w:rsidR="00D91215" w:rsidRPr="00D91215" w:rsidRDefault="003508AC" w:rsidP="00D91215">
      <w:r w:rsidRPr="00D91215">
        <w:rPr>
          <w:noProof/>
        </w:rPr>
        <w:drawing>
          <wp:inline distT="0" distB="0" distL="0" distR="0" wp14:anchorId="73C33724" wp14:editId="73C33725">
            <wp:extent cx="5943600" cy="31724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08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3713" w14:textId="77777777" w:rsidR="00D91215" w:rsidRDefault="003508AC" w:rsidP="00707A83">
      <w:pPr>
        <w:rPr>
          <w:lang w:val="ru-RU"/>
        </w:rPr>
      </w:pPr>
      <w:r>
        <w:rPr>
          <w:lang w:val="ru-RU"/>
        </w:rPr>
        <w:t>После запуска утилита сообщит о загруженных файлах конфигурации.</w:t>
      </w:r>
    </w:p>
    <w:p w14:paraId="73C33714" w14:textId="77777777" w:rsidR="00D91215" w:rsidRDefault="003508AC" w:rsidP="00707A83">
      <w:pPr>
        <w:rPr>
          <w:lang w:val="ru-RU"/>
        </w:rPr>
      </w:pPr>
      <w:r>
        <w:rPr>
          <w:lang w:val="ru-RU"/>
        </w:rPr>
        <w:lastRenderedPageBreak/>
        <w:t>На экран будут выводиться исходные названия, их перевод и результирующие сокращённые названия.</w:t>
      </w:r>
    </w:p>
    <w:p w14:paraId="73C33715" w14:textId="5713080A" w:rsidR="00707A83" w:rsidRDefault="003508AC" w:rsidP="00707A83">
      <w:pPr>
        <w:rPr>
          <w:lang w:val="ru-RU"/>
        </w:rPr>
      </w:pPr>
      <w:r>
        <w:rPr>
          <w:lang w:val="ru-RU"/>
        </w:rPr>
        <w:t xml:space="preserve">В результате работы утилита сохранит файл </w:t>
      </w:r>
      <w:r w:rsidRPr="00707A83">
        <w:rPr>
          <w:b/>
        </w:rPr>
        <w:t>MappedConfig</w:t>
      </w:r>
      <w:r w:rsidRPr="00707A83">
        <w:rPr>
          <w:b/>
          <w:lang w:val="ru-RU"/>
        </w:rPr>
        <w:t>.</w:t>
      </w:r>
      <w:r w:rsidRPr="00707A83">
        <w:rPr>
          <w:b/>
        </w:rPr>
        <w:t>json</w:t>
      </w:r>
      <w:r w:rsidRPr="00707A83">
        <w:rPr>
          <w:lang w:val="ru-RU"/>
        </w:rPr>
        <w:t xml:space="preserve"> </w:t>
      </w:r>
      <w:r>
        <w:rPr>
          <w:lang w:val="ru-RU"/>
        </w:rPr>
        <w:t xml:space="preserve">в той же директории, где находился файл </w:t>
      </w:r>
      <w:r w:rsidRPr="000C3226">
        <w:rPr>
          <w:b/>
        </w:rPr>
        <w:t>NotMappedConfig</w:t>
      </w:r>
      <w:r w:rsidRPr="000C3226">
        <w:rPr>
          <w:b/>
          <w:lang w:val="ru-RU"/>
        </w:rPr>
        <w:t>.</w:t>
      </w:r>
      <w:r w:rsidRPr="000C3226">
        <w:rPr>
          <w:b/>
        </w:rPr>
        <w:t>json</w:t>
      </w:r>
      <w:r w:rsidRPr="00707A83">
        <w:rPr>
          <w:lang w:val="ru-RU"/>
        </w:rPr>
        <w:t>.</w:t>
      </w:r>
      <w:ins w:id="29" w:author="Вербицкий Сергей" w:date="2024-08-23T09:32:00Z">
        <w:r>
          <w:rPr>
            <w:lang w:val="ru-RU"/>
          </w:rPr>
          <w:t xml:space="preserve"> Содержимое файла </w:t>
        </w:r>
        <w:r w:rsidRPr="003508AC">
          <w:rPr>
            <w:b/>
            <w:rPrChange w:id="30" w:author="Вербицкий Сергей" w:date="2024-08-23T09:33:00Z">
              <w:rPr/>
            </w:rPrChange>
          </w:rPr>
          <w:t>MappedConfig</w:t>
        </w:r>
        <w:r w:rsidRPr="003508AC">
          <w:rPr>
            <w:b/>
            <w:lang w:val="ru-RU"/>
            <w:rPrChange w:id="31" w:author="Вербицкий Сергей" w:date="2024-08-23T09:33:00Z">
              <w:rPr/>
            </w:rPrChange>
          </w:rPr>
          <w:t>.</w:t>
        </w:r>
        <w:r w:rsidRPr="003508AC">
          <w:rPr>
            <w:b/>
            <w:rPrChange w:id="32" w:author="Вербицкий Сергей" w:date="2024-08-23T09:33:00Z">
              <w:rPr/>
            </w:rPrChange>
          </w:rPr>
          <w:t>json</w:t>
        </w:r>
        <w:r w:rsidRPr="003508AC">
          <w:rPr>
            <w:lang w:val="ru-RU"/>
            <w:rPrChange w:id="33" w:author="Вербицкий Сергей" w:date="2024-08-23T09:32:00Z">
              <w:rPr/>
            </w:rPrChange>
          </w:rPr>
          <w:t xml:space="preserve"> </w:t>
        </w:r>
        <w:r>
          <w:rPr>
            <w:lang w:val="ru-RU"/>
          </w:rPr>
          <w:t>используется для конфигурирования переводов полей при запуске утилиты</w:t>
        </w:r>
      </w:ins>
      <w:ins w:id="34" w:author="Вербицкий Сергей" w:date="2024-08-23T09:33:00Z">
        <w:r>
          <w:rPr>
            <w:lang w:val="ru-RU"/>
          </w:rPr>
          <w:t xml:space="preserve"> </w:t>
        </w:r>
        <w:r w:rsidRPr="00707A83">
          <w:rPr>
            <w:b/>
            <w:lang w:val="ru-RU"/>
          </w:rPr>
          <w:t>WSSDocs.Utils.Migration.PrepareSchemaRenamings</w:t>
        </w:r>
        <w:r>
          <w:rPr>
            <w:b/>
            <w:lang w:val="ru-RU"/>
          </w:rPr>
          <w:t>.</w:t>
        </w:r>
      </w:ins>
    </w:p>
    <w:p w14:paraId="73C33716" w14:textId="77777777" w:rsidR="00707A83" w:rsidRPr="0065157D" w:rsidRDefault="003508AC" w:rsidP="00707A83">
      <w:pPr>
        <w:rPr>
          <w:lang w:val="ru-RU"/>
        </w:rPr>
      </w:pPr>
      <w:r>
        <w:rPr>
          <w:lang w:val="ru-RU"/>
        </w:rPr>
        <w:t>Также утилита выведет в консоль предложения по улучшению качества генерации имён полей (выделены цветом)</w:t>
      </w:r>
      <w:r w:rsidR="00D91215">
        <w:rPr>
          <w:lang w:val="ru-RU"/>
        </w:rPr>
        <w:t>, если таковые есть</w:t>
      </w:r>
      <w:r>
        <w:rPr>
          <w:lang w:val="ru-RU"/>
        </w:rPr>
        <w:t>.</w:t>
      </w:r>
    </w:p>
    <w:p w14:paraId="73C33717" w14:textId="77777777" w:rsidR="00D91215" w:rsidRDefault="003508AC" w:rsidP="00707A83">
      <w:pPr>
        <w:rPr>
          <w:lang w:val="ru-RU"/>
        </w:rPr>
      </w:pPr>
      <w:r w:rsidRPr="00D91215">
        <w:rPr>
          <w:noProof/>
        </w:rPr>
        <w:drawing>
          <wp:inline distT="0" distB="0" distL="0" distR="0" wp14:anchorId="73C33726" wp14:editId="73C33727">
            <wp:extent cx="5943600" cy="31724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9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3718" w14:textId="77777777" w:rsidR="00D91215" w:rsidRDefault="003508AC" w:rsidP="00D91215">
      <w:pPr>
        <w:pStyle w:val="2"/>
        <w:rPr>
          <w:lang w:val="ru-RU"/>
        </w:rPr>
      </w:pPr>
      <w:r>
        <w:rPr>
          <w:lang w:val="ru-RU"/>
        </w:rPr>
        <w:t>Улучшение результатов работы</w:t>
      </w:r>
    </w:p>
    <w:p w14:paraId="73C33719" w14:textId="77777777" w:rsidR="00D91215" w:rsidRDefault="003508AC" w:rsidP="00D91215">
      <w:pPr>
        <w:rPr>
          <w:lang w:val="ru-RU"/>
        </w:rPr>
      </w:pPr>
      <w:r>
        <w:rPr>
          <w:lang w:val="ru-RU"/>
        </w:rPr>
        <w:t xml:space="preserve">Если утилита отработала без рекомендаций – в файле </w:t>
      </w:r>
      <w:r w:rsidRPr="000C3226">
        <w:rPr>
          <w:b/>
        </w:rPr>
        <w:t>MappedConfig</w:t>
      </w:r>
      <w:r w:rsidRPr="000C3226">
        <w:rPr>
          <w:b/>
          <w:lang w:val="ru-RU"/>
        </w:rPr>
        <w:t>.</w:t>
      </w:r>
      <w:r w:rsidRPr="000C3226">
        <w:rPr>
          <w:b/>
        </w:rPr>
        <w:t>json</w:t>
      </w:r>
      <w:r w:rsidRPr="00D91215">
        <w:rPr>
          <w:lang w:val="ru-RU"/>
        </w:rPr>
        <w:t xml:space="preserve"> </w:t>
      </w:r>
      <w:r>
        <w:rPr>
          <w:lang w:val="ru-RU"/>
        </w:rPr>
        <w:t>будет финальный результат.</w:t>
      </w:r>
    </w:p>
    <w:p w14:paraId="73C3371A" w14:textId="77777777" w:rsidR="00D91215" w:rsidRDefault="003508AC" w:rsidP="00D91215">
      <w:pPr>
        <w:rPr>
          <w:lang w:val="ru-RU"/>
        </w:rPr>
      </w:pPr>
      <w:r>
        <w:rPr>
          <w:lang w:val="ru-RU"/>
        </w:rPr>
        <w:t xml:space="preserve">Если </w:t>
      </w:r>
      <w:r w:rsidR="000C3226">
        <w:rPr>
          <w:lang w:val="ru-RU"/>
        </w:rPr>
        <w:t>утилита сгенерировала</w:t>
      </w:r>
      <w:r>
        <w:rPr>
          <w:lang w:val="ru-RU"/>
        </w:rPr>
        <w:t xml:space="preserve"> рекомендации, то есть 2 варианта:</w:t>
      </w:r>
    </w:p>
    <w:p w14:paraId="73C3371B" w14:textId="77777777" w:rsidR="00D91215" w:rsidRDefault="003508AC" w:rsidP="00D91215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Переименовать в файле </w:t>
      </w:r>
      <w:r w:rsidRPr="000C3226">
        <w:rPr>
          <w:b/>
        </w:rPr>
        <w:t>MappedConfig</w:t>
      </w:r>
      <w:r w:rsidRPr="000C3226">
        <w:rPr>
          <w:b/>
          <w:lang w:val="ru-RU"/>
        </w:rPr>
        <w:t>.</w:t>
      </w:r>
      <w:r w:rsidRPr="000C3226">
        <w:rPr>
          <w:b/>
        </w:rPr>
        <w:t>json</w:t>
      </w:r>
      <w:r w:rsidRPr="00D91215">
        <w:rPr>
          <w:lang w:val="ru-RU"/>
        </w:rPr>
        <w:t xml:space="preserve"> </w:t>
      </w:r>
      <w:r>
        <w:rPr>
          <w:lang w:val="ru-RU"/>
        </w:rPr>
        <w:t>элементы вручную.</w:t>
      </w:r>
    </w:p>
    <w:p w14:paraId="73C3371C" w14:textId="4B49959F" w:rsidR="00D91215" w:rsidRDefault="003508AC" w:rsidP="00D91215">
      <w:pPr>
        <w:pStyle w:val="a3"/>
        <w:numPr>
          <w:ilvl w:val="0"/>
          <w:numId w:val="1"/>
        </w:numPr>
        <w:rPr>
          <w:ins w:id="35" w:author="Захлевных Андрей" w:date="2024-08-27T14:52:00Z"/>
          <w:lang w:val="ru-RU"/>
        </w:rPr>
      </w:pPr>
      <w:r>
        <w:rPr>
          <w:lang w:val="ru-RU"/>
        </w:rPr>
        <w:t>Изменить конфигура</w:t>
      </w:r>
      <w:bookmarkStart w:id="36" w:name="_GoBack"/>
      <w:bookmarkEnd w:id="36"/>
      <w:r>
        <w:rPr>
          <w:lang w:val="ru-RU"/>
        </w:rPr>
        <w:t xml:space="preserve">цию в </w:t>
      </w:r>
      <w:r w:rsidRPr="000C3226">
        <w:rPr>
          <w:b/>
        </w:rPr>
        <w:t>substitutions</w:t>
      </w:r>
      <w:r w:rsidRPr="000C3226">
        <w:rPr>
          <w:b/>
          <w:lang w:val="ru-RU"/>
        </w:rPr>
        <w:t>.</w:t>
      </w:r>
      <w:r w:rsidRPr="000C3226">
        <w:rPr>
          <w:b/>
        </w:rPr>
        <w:t>json</w:t>
      </w:r>
      <w:r w:rsidRPr="00D91215">
        <w:rPr>
          <w:lang w:val="ru-RU"/>
        </w:rPr>
        <w:t xml:space="preserve"> </w:t>
      </w:r>
      <w:r>
        <w:rPr>
          <w:lang w:val="ru-RU"/>
        </w:rPr>
        <w:t>и снова запустить утилиту.</w:t>
      </w:r>
    </w:p>
    <w:p w14:paraId="60FDE12E" w14:textId="2625C75F" w:rsidR="00B47ECF" w:rsidRPr="00B47ECF" w:rsidRDefault="00B47ECF" w:rsidP="00B47ECF">
      <w:pPr>
        <w:rPr>
          <w:lang w:val="ru-RU"/>
          <w:rPrChange w:id="37" w:author="Захлевных Андрей" w:date="2024-08-27T14:52:00Z">
            <w:rPr>
              <w:lang w:val="ru-RU"/>
            </w:rPr>
          </w:rPrChange>
        </w:rPr>
        <w:pPrChange w:id="38" w:author="Захлевных Андрей" w:date="2024-08-27T14:52:00Z">
          <w:pPr>
            <w:pStyle w:val="a3"/>
            <w:numPr>
              <w:numId w:val="1"/>
            </w:numPr>
            <w:ind w:hanging="360"/>
          </w:pPr>
        </w:pPrChange>
      </w:pPr>
      <w:ins w:id="39" w:author="Захлевных Андрей" w:date="2024-08-27T14:56:00Z">
        <w:r w:rsidRPr="00B47ECF">
          <w:rPr>
            <w:b/>
            <w:lang w:val="ru-RU"/>
            <w:rPrChange w:id="40" w:author="Захлевных Андрей" w:date="2024-08-27T14:56:00Z">
              <w:rPr>
                <w:lang w:val="ru-RU"/>
              </w:rPr>
            </w:rPrChange>
          </w:rPr>
          <w:t>ВАЖНО!</w:t>
        </w:r>
        <w:r>
          <w:rPr>
            <w:lang w:val="ru-RU"/>
          </w:rPr>
          <w:t xml:space="preserve"> </w:t>
        </w:r>
      </w:ins>
      <w:ins w:id="41" w:author="Захлевных Андрей" w:date="2024-08-27T14:52:00Z">
        <w:r>
          <w:rPr>
            <w:lang w:val="ru-RU"/>
          </w:rPr>
          <w:t>Если есть переводы, которые не удовлетворяют требования</w:t>
        </w:r>
      </w:ins>
      <w:ins w:id="42" w:author="Захлевных Андрей" w:date="2024-08-27T14:54:00Z">
        <w:r>
          <w:rPr>
            <w:lang w:val="ru-RU"/>
          </w:rPr>
          <w:t>м</w:t>
        </w:r>
      </w:ins>
      <w:ins w:id="43" w:author="Захлевных Андрей" w:date="2024-08-27T14:52:00Z">
        <w:r>
          <w:rPr>
            <w:lang w:val="ru-RU"/>
          </w:rPr>
          <w:t xml:space="preserve"> </w:t>
        </w:r>
        <w:r>
          <w:t>WSS</w:t>
        </w:r>
        <w:r w:rsidRPr="00B47ECF">
          <w:rPr>
            <w:lang w:val="ru-RU"/>
            <w:rPrChange w:id="44" w:author="Захлевных Андрей" w:date="2024-08-27T14:52:00Z">
              <w:rPr/>
            </w:rPrChange>
          </w:rPr>
          <w:t xml:space="preserve"> </w:t>
        </w:r>
        <w:r>
          <w:t>Docs</w:t>
        </w:r>
        <w:r w:rsidRPr="00B47ECF">
          <w:rPr>
            <w:lang w:val="ru-RU"/>
            <w:rPrChange w:id="45" w:author="Захлевных Андрей" w:date="2024-08-27T14:52:00Z">
              <w:rPr/>
            </w:rPrChange>
          </w:rPr>
          <w:t xml:space="preserve"> 5, </w:t>
        </w:r>
        <w:r>
          <w:rPr>
            <w:lang w:val="ru-RU"/>
          </w:rPr>
          <w:t xml:space="preserve">то в файле </w:t>
        </w:r>
        <w:r w:rsidRPr="00B47ECF">
          <w:rPr>
            <w:b/>
            <w:rPrChange w:id="46" w:author="Захлевных Андрей" w:date="2024-08-27T14:53:00Z">
              <w:rPr/>
            </w:rPrChange>
          </w:rPr>
          <w:t>MappedConfig</w:t>
        </w:r>
        <w:r w:rsidRPr="00B47ECF">
          <w:rPr>
            <w:b/>
            <w:lang w:val="ru-RU"/>
            <w:rPrChange w:id="47" w:author="Захлевных Андрей" w:date="2024-08-27T14:53:00Z">
              <w:rPr/>
            </w:rPrChange>
          </w:rPr>
          <w:t>.</w:t>
        </w:r>
        <w:r w:rsidRPr="00B47ECF">
          <w:rPr>
            <w:b/>
            <w:rPrChange w:id="48" w:author="Захлевных Андрей" w:date="2024-08-27T14:53:00Z">
              <w:rPr/>
            </w:rPrChange>
          </w:rPr>
          <w:t>json</w:t>
        </w:r>
        <w:r w:rsidRPr="00B47ECF">
          <w:rPr>
            <w:lang w:val="ru-RU"/>
            <w:rPrChange w:id="49" w:author="Захлевных Андрей" w:date="2024-08-27T14:52:00Z">
              <w:rPr/>
            </w:rPrChange>
          </w:rPr>
          <w:t xml:space="preserve"> </w:t>
        </w:r>
        <w:r>
          <w:rPr>
            <w:lang w:val="ru-RU"/>
          </w:rPr>
          <w:t xml:space="preserve">будет создана секция </w:t>
        </w:r>
        <w:r w:rsidRPr="00B47ECF">
          <w:rPr>
            <w:b/>
            <w:rPrChange w:id="50" w:author="Захлевных Андрей" w:date="2024-08-27T14:53:00Z">
              <w:rPr/>
            </w:rPrChange>
          </w:rPr>
          <w:t>BadMappings</w:t>
        </w:r>
        <w:r w:rsidRPr="00B47ECF">
          <w:rPr>
            <w:lang w:val="ru-RU"/>
            <w:rPrChange w:id="51" w:author="Захлевных Андрей" w:date="2024-08-27T14:53:00Z">
              <w:rPr/>
            </w:rPrChange>
          </w:rPr>
          <w:t>.</w:t>
        </w:r>
      </w:ins>
      <w:ins w:id="52" w:author="Захлевных Андрей" w:date="2024-08-27T14:53:00Z">
        <w:r w:rsidRPr="00B47ECF">
          <w:rPr>
            <w:lang w:val="ru-RU"/>
            <w:rPrChange w:id="53" w:author="Захлевных Андрей" w:date="2024-08-27T14:53:00Z">
              <w:rPr/>
            </w:rPrChange>
          </w:rPr>
          <w:t xml:space="preserve"> </w:t>
        </w:r>
        <w:r w:rsidRPr="00B47ECF">
          <w:rPr>
            <w:b/>
            <w:lang w:val="ru-RU"/>
            <w:rPrChange w:id="54" w:author="Захлевных Андрей" w:date="2024-08-27T14:55:00Z">
              <w:rPr>
                <w:lang w:val="ru-RU"/>
              </w:rPr>
            </w:rPrChange>
          </w:rPr>
          <w:t>Перевод в этой секции необходимо выполнить вручную.</w:t>
        </w:r>
        <w:r>
          <w:rPr>
            <w:lang w:val="ru-RU"/>
          </w:rPr>
          <w:t xml:space="preserve"> После этого элементы перенести в секцию </w:t>
        </w:r>
      </w:ins>
      <w:ins w:id="55" w:author="Захлевных Андрей" w:date="2024-08-27T14:54:00Z">
        <w:r w:rsidRPr="00B47ECF">
          <w:rPr>
            <w:b/>
            <w:rPrChange w:id="56" w:author="Захлевных Андрей" w:date="2024-08-27T14:54:00Z">
              <w:rPr/>
            </w:rPrChange>
          </w:rPr>
          <w:t>FieldColumnMappings</w:t>
        </w:r>
        <w:r>
          <w:t>.</w:t>
        </w:r>
      </w:ins>
    </w:p>
    <w:p w14:paraId="73C3371D" w14:textId="77777777" w:rsidR="00D91215" w:rsidRDefault="003508AC" w:rsidP="000C3226">
      <w:pPr>
        <w:pStyle w:val="2"/>
        <w:rPr>
          <w:lang w:val="ru-RU"/>
        </w:rPr>
      </w:pPr>
      <w:r>
        <w:rPr>
          <w:lang w:val="ru-RU"/>
        </w:rPr>
        <w:t>Конфигурация утилиты</w:t>
      </w:r>
    </w:p>
    <w:p w14:paraId="73C3371E" w14:textId="77777777" w:rsidR="000C3226" w:rsidRDefault="003508AC" w:rsidP="000C3226">
      <w:pPr>
        <w:rPr>
          <w:lang w:val="ru-RU"/>
        </w:rPr>
      </w:pPr>
      <w:r>
        <w:rPr>
          <w:lang w:val="ru-RU"/>
        </w:rPr>
        <w:t xml:space="preserve">Утилита настраивается файлом </w:t>
      </w:r>
      <w:r w:rsidRPr="000C3226">
        <w:rPr>
          <w:b/>
        </w:rPr>
        <w:t>substitutions</w:t>
      </w:r>
      <w:r w:rsidRPr="000C3226">
        <w:rPr>
          <w:b/>
          <w:lang w:val="ru-RU"/>
        </w:rPr>
        <w:t>.</w:t>
      </w:r>
      <w:r w:rsidRPr="000C3226">
        <w:rPr>
          <w:b/>
        </w:rPr>
        <w:t>json</w:t>
      </w:r>
      <w:r w:rsidRPr="000C3226">
        <w:rPr>
          <w:lang w:val="ru-RU"/>
        </w:rPr>
        <w:t xml:space="preserve">, </w:t>
      </w:r>
      <w:r>
        <w:rPr>
          <w:lang w:val="ru-RU"/>
        </w:rPr>
        <w:t>который должен быть расположен в той же директории, что и утилита.</w:t>
      </w:r>
    </w:p>
    <w:p w14:paraId="73C3371F" w14:textId="77777777" w:rsidR="000C3226" w:rsidRDefault="003508AC" w:rsidP="000C3226">
      <w:pPr>
        <w:rPr>
          <w:lang w:val="ru-RU"/>
        </w:rPr>
      </w:pPr>
      <w:r>
        <w:rPr>
          <w:lang w:val="ru-RU"/>
        </w:rPr>
        <w:t xml:space="preserve">В секции </w:t>
      </w:r>
      <w:r w:rsidRPr="000C3226">
        <w:rPr>
          <w:b/>
        </w:rPr>
        <w:t>RemoveWords</w:t>
      </w:r>
      <w:r w:rsidRPr="000C3226">
        <w:rPr>
          <w:lang w:val="ru-RU"/>
        </w:rPr>
        <w:t xml:space="preserve"> </w:t>
      </w:r>
      <w:r>
        <w:rPr>
          <w:lang w:val="ru-RU"/>
        </w:rPr>
        <w:t>указаны слова, которые требуется полностью удалить из перевода.</w:t>
      </w:r>
    </w:p>
    <w:p w14:paraId="73C33720" w14:textId="77777777" w:rsidR="000C3226" w:rsidRDefault="003508AC" w:rsidP="000C3226">
      <w:pPr>
        <w:rPr>
          <w:lang w:val="ru-RU"/>
        </w:rPr>
      </w:pPr>
      <w:r>
        <w:rPr>
          <w:lang w:val="ru-RU"/>
        </w:rPr>
        <w:t xml:space="preserve">В секции </w:t>
      </w:r>
      <w:r w:rsidRPr="000C3226">
        <w:rPr>
          <w:b/>
        </w:rPr>
        <w:t>TreatAsWordDelimiter</w:t>
      </w:r>
      <w:r w:rsidRPr="000C3226">
        <w:rPr>
          <w:lang w:val="ru-RU"/>
        </w:rPr>
        <w:t xml:space="preserve"> </w:t>
      </w:r>
      <w:r>
        <w:rPr>
          <w:lang w:val="ru-RU"/>
        </w:rPr>
        <w:t>указаны символы, которые должны обрабатываться как разделитель слова (в дополнение к пробелу).</w:t>
      </w:r>
    </w:p>
    <w:p w14:paraId="73C33721" w14:textId="77777777" w:rsidR="000C3226" w:rsidRPr="000C3226" w:rsidRDefault="003508AC" w:rsidP="000C3226">
      <w:pPr>
        <w:rPr>
          <w:lang w:val="ru-RU"/>
        </w:rPr>
      </w:pPr>
      <w:r>
        <w:rPr>
          <w:lang w:val="ru-RU"/>
        </w:rPr>
        <w:t xml:space="preserve">В секции </w:t>
      </w:r>
      <w:r w:rsidRPr="000C3226">
        <w:rPr>
          <w:b/>
        </w:rPr>
        <w:t>ForceRemove</w:t>
      </w:r>
      <w:r w:rsidRPr="000C3226">
        <w:rPr>
          <w:lang w:val="ru-RU"/>
        </w:rPr>
        <w:t xml:space="preserve"> </w:t>
      </w:r>
      <w:r>
        <w:rPr>
          <w:lang w:val="ru-RU"/>
        </w:rPr>
        <w:t xml:space="preserve">указаны символы, которые требуется полностью удалить из перевода. </w:t>
      </w:r>
    </w:p>
    <w:p w14:paraId="73C33722" w14:textId="77777777" w:rsidR="000C3226" w:rsidRDefault="003508AC" w:rsidP="000C3226">
      <w:pPr>
        <w:rPr>
          <w:lang w:val="ru-RU"/>
        </w:rPr>
      </w:pPr>
      <w:r>
        <w:rPr>
          <w:lang w:val="ru-RU"/>
        </w:rPr>
        <w:lastRenderedPageBreak/>
        <w:t xml:space="preserve">В секции </w:t>
      </w:r>
      <w:r w:rsidRPr="000C3226">
        <w:rPr>
          <w:b/>
        </w:rPr>
        <w:t>IgnorePhraseStart</w:t>
      </w:r>
      <w:r w:rsidRPr="000C3226">
        <w:rPr>
          <w:lang w:val="ru-RU"/>
        </w:rPr>
        <w:t xml:space="preserve"> </w:t>
      </w:r>
      <w:r>
        <w:rPr>
          <w:lang w:val="ru-RU"/>
        </w:rPr>
        <w:t>указаны слова, которые требуется удалить, если они встречаются в начале строки.</w:t>
      </w:r>
    </w:p>
    <w:p w14:paraId="73C33723" w14:textId="77777777" w:rsidR="000C3226" w:rsidRPr="000C3226" w:rsidRDefault="003508AC" w:rsidP="000C3226">
      <w:pPr>
        <w:rPr>
          <w:lang w:val="ru-RU"/>
        </w:rPr>
      </w:pPr>
      <w:r>
        <w:rPr>
          <w:lang w:val="ru-RU"/>
        </w:rPr>
        <w:t xml:space="preserve">В секции </w:t>
      </w:r>
      <w:r w:rsidRPr="000C3226">
        <w:rPr>
          <w:b/>
        </w:rPr>
        <w:t>Substitutions</w:t>
      </w:r>
      <w:r w:rsidRPr="000C3226">
        <w:rPr>
          <w:lang w:val="ru-RU"/>
        </w:rPr>
        <w:t xml:space="preserve"> </w:t>
      </w:r>
      <w:r>
        <w:rPr>
          <w:lang w:val="ru-RU"/>
        </w:rPr>
        <w:t>указаны заранее подготовленные сокращения для слов. Они используются, если получившийся перевод слишком длинный.</w:t>
      </w:r>
    </w:p>
    <w:sectPr w:rsidR="000C3226" w:rsidRPr="000C3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CA1630"/>
    <w:multiLevelType w:val="hybridMultilevel"/>
    <w:tmpl w:val="D750DAAC"/>
    <w:lvl w:ilvl="0" w:tplc="ACBE7B88">
      <w:start w:val="1"/>
      <w:numFmt w:val="decimal"/>
      <w:lvlText w:val="%1."/>
      <w:lvlJc w:val="left"/>
      <w:pPr>
        <w:ind w:left="720" w:hanging="360"/>
      </w:pPr>
    </w:lvl>
    <w:lvl w:ilvl="1" w:tplc="B792CBB8" w:tentative="1">
      <w:start w:val="1"/>
      <w:numFmt w:val="lowerLetter"/>
      <w:lvlText w:val="%2."/>
      <w:lvlJc w:val="left"/>
      <w:pPr>
        <w:ind w:left="1440" w:hanging="360"/>
      </w:pPr>
    </w:lvl>
    <w:lvl w:ilvl="2" w:tplc="F8325C46" w:tentative="1">
      <w:start w:val="1"/>
      <w:numFmt w:val="lowerRoman"/>
      <w:lvlText w:val="%3."/>
      <w:lvlJc w:val="right"/>
      <w:pPr>
        <w:ind w:left="2160" w:hanging="180"/>
      </w:pPr>
    </w:lvl>
    <w:lvl w:ilvl="3" w:tplc="5ACCD12A" w:tentative="1">
      <w:start w:val="1"/>
      <w:numFmt w:val="decimal"/>
      <w:lvlText w:val="%4."/>
      <w:lvlJc w:val="left"/>
      <w:pPr>
        <w:ind w:left="2880" w:hanging="360"/>
      </w:pPr>
    </w:lvl>
    <w:lvl w:ilvl="4" w:tplc="CEBA7150" w:tentative="1">
      <w:start w:val="1"/>
      <w:numFmt w:val="lowerLetter"/>
      <w:lvlText w:val="%5."/>
      <w:lvlJc w:val="left"/>
      <w:pPr>
        <w:ind w:left="3600" w:hanging="360"/>
      </w:pPr>
    </w:lvl>
    <w:lvl w:ilvl="5" w:tplc="9C8C2C44" w:tentative="1">
      <w:start w:val="1"/>
      <w:numFmt w:val="lowerRoman"/>
      <w:lvlText w:val="%6."/>
      <w:lvlJc w:val="right"/>
      <w:pPr>
        <w:ind w:left="4320" w:hanging="180"/>
      </w:pPr>
    </w:lvl>
    <w:lvl w:ilvl="6" w:tplc="841CC872" w:tentative="1">
      <w:start w:val="1"/>
      <w:numFmt w:val="decimal"/>
      <w:lvlText w:val="%7."/>
      <w:lvlJc w:val="left"/>
      <w:pPr>
        <w:ind w:left="5040" w:hanging="360"/>
      </w:pPr>
    </w:lvl>
    <w:lvl w:ilvl="7" w:tplc="67768962" w:tentative="1">
      <w:start w:val="1"/>
      <w:numFmt w:val="lowerLetter"/>
      <w:lvlText w:val="%8."/>
      <w:lvlJc w:val="left"/>
      <w:pPr>
        <w:ind w:left="5760" w:hanging="360"/>
      </w:pPr>
    </w:lvl>
    <w:lvl w:ilvl="8" w:tplc="E9F8765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Вербицкий Сергей">
    <w15:presenceInfo w15:providerId="AD" w15:userId="S-1-5-21-1490838284-89573446-3582703733-1114"/>
  </w15:person>
  <w15:person w15:author="Захлевных Андрей">
    <w15:presenceInfo w15:providerId="AD" w15:userId="S-1-5-21-1490838284-89573446-3582703733-11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A83"/>
    <w:rsid w:val="000C3226"/>
    <w:rsid w:val="003508AC"/>
    <w:rsid w:val="004E75EC"/>
    <w:rsid w:val="005A3F32"/>
    <w:rsid w:val="0065157D"/>
    <w:rsid w:val="00707A83"/>
    <w:rsid w:val="00B47ECF"/>
    <w:rsid w:val="00D9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370C"/>
  <w15:chartTrackingRefBased/>
  <w15:docId w15:val="{A22A4FD0-EDBE-46C3-836F-12ADFB79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7A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7A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A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07A8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07A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Quote"/>
    <w:basedOn w:val="a"/>
    <w:next w:val="a"/>
    <w:link w:val="22"/>
    <w:uiPriority w:val="29"/>
    <w:qFormat/>
    <w:rsid w:val="00707A8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7A83"/>
    <w:rPr>
      <w:i/>
      <w:iCs/>
      <w:color w:val="404040" w:themeColor="text1" w:themeTint="BF"/>
    </w:rPr>
  </w:style>
  <w:style w:type="paragraph" w:styleId="a4">
    <w:name w:val="Balloon Text"/>
    <w:basedOn w:val="a"/>
    <w:link w:val="a5"/>
    <w:uiPriority w:val="99"/>
    <w:semiHidden/>
    <w:unhideWhenUsed/>
    <w:rsid w:val="00B47E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47E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Захлевных Андрей</dc:creator>
  <cp:lastModifiedBy>Захлевных Андрей</cp:lastModifiedBy>
  <cp:revision>5</cp:revision>
  <dcterms:created xsi:type="dcterms:W3CDTF">2024-08-09T07:35:00Z</dcterms:created>
  <dcterms:modified xsi:type="dcterms:W3CDTF">2024-08-27T09:56:00Z</dcterms:modified>
</cp:coreProperties>
</file>