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sz w:val="72"/>
          <w:szCs w:val="72"/>
        </w:rPr>
        <w:id w:val="1285464462"/>
        <w:docPartObj>
          <w:docPartGallery w:val="Cover Pages"/>
          <w:docPartUnique/>
        </w:docPartObj>
      </w:sdtPr>
      <w:sdtEnd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sdtEndPr>
      <w:sdtContent>
        <w:p w14:paraId="077327F2" w14:textId="77777777" w:rsidR="0050092F" w:rsidRDefault="0050092F">
          <w:pPr>
            <w:pStyle w:val="NoSpacing"/>
            <w:rPr>
              <w:rFonts w:asciiTheme="majorHAnsi" w:eastAsiaTheme="majorEastAsia" w:hAnsiTheme="majorHAnsi" w:cstheme="majorBidi"/>
              <w:sz w:val="72"/>
              <w:szCs w:val="72"/>
              <w:lang w:val="en-US"/>
            </w:rPr>
          </w:pPr>
        </w:p>
        <w:p w14:paraId="077327F3" w14:textId="77777777" w:rsidR="0050092F" w:rsidRDefault="0050092F">
          <w:pPr>
            <w:pStyle w:val="NoSpacing"/>
            <w:rPr>
              <w:rFonts w:asciiTheme="majorHAnsi" w:eastAsiaTheme="majorEastAsia" w:hAnsiTheme="majorHAnsi" w:cstheme="majorBidi"/>
              <w:sz w:val="72"/>
              <w:szCs w:val="72"/>
              <w:lang w:val="en-US"/>
            </w:rPr>
          </w:pPr>
        </w:p>
        <w:p w14:paraId="077327F4" w14:textId="77777777" w:rsidR="0050092F" w:rsidRDefault="00CB7C69">
          <w:pPr>
            <w:pStyle w:val="NoSpacing"/>
            <w:rPr>
              <w:rFonts w:asciiTheme="majorHAnsi" w:eastAsiaTheme="majorEastAsia" w:hAnsiTheme="majorHAnsi" w:cstheme="majorBidi"/>
              <w:sz w:val="72"/>
              <w:szCs w:val="72"/>
            </w:rPr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1" wp14:anchorId="07732A4B" wp14:editId="07732A4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8161020" cy="817880"/>
                    <wp:effectExtent l="0" t="0" r="0" b="5080"/>
                    <wp:wrapNone/>
                    <wp:docPr id="7" name="Прямоугольник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61020" cy="817880"/>
                            </a:xfrm>
                            <a:prstGeom prst="rect">
                              <a:avLst/>
                            </a:prstGeom>
                            <a:solidFill>
                              <a:schemeClr val="accent5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anchor="t" anchorCtr="0" upright="1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9503EDD" id="Прямоугольник 2" o:spid="_x0000_s1026" style="position:absolute;margin-left:0;margin-top:0;width:642.6pt;height:64.4pt;z-index:251658240;visibility:visible;mso-wrap-style:square;mso-wrap-distance-left:9pt;mso-wrap-distance-top:0;mso-wrap-distance-right:9pt;mso-wrap-distance-bottom:0;mso-position-horizontal:center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" o:allowincell="f" fillcolor="#4bacc6 [3208]" strokecolor="#4f81bd [3204]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0" allowOverlap="1" wp14:anchorId="07732A4D" wp14:editId="07732A4E">
                    <wp:simplePos x="0" y="0"/>
                    <wp:positionH relativeFrom="lef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56240"/>
                    <wp:effectExtent l="0" t="0" r="4445" b="5080"/>
                    <wp:wrapNone/>
                    <wp:docPr id="8" name="Прямоугольник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56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anchor="t" anchorCtr="0" upright="1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F5CAD90" id="Прямоугольник 5" o:spid="_x0000_s1026" style="position:absolute;margin-left:0;margin-top:0;width:7.15pt;height:831.2pt;z-index:251664384;visibility:visible;mso-wrap-style:square;mso-wrap-distance-left:9pt;mso-wrap-distance-top:0;mso-wrap-distance-right:9pt;mso-wrap-distance-bottom:0;mso-position-horizontal:center;mso-position-horizontal-relative:left-margin-area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" o:allowincell="f" strokecolor="#4f81bd [3204]">
                    <w10:wrap anchorx="margin" anchory="page"/>
                  </v:rect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anchorId="07732A4F" wp14:editId="07732A50">
                    <wp:simplePos x="0" y="0"/>
                    <wp:positionH relativeFrom="righ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56240"/>
                    <wp:effectExtent l="0" t="0" r="4445" b="5080"/>
                    <wp:wrapNone/>
                    <wp:docPr id="9" name="Прямоугольник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56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anchor="t" anchorCtr="0" upright="1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DD562E5" id="Прямоугольник 4" o:spid="_x0000_s1026" style="position:absolute;margin-left:0;margin-top:0;width:7.15pt;height:831.2pt;z-index:251662336;visibility:visible;mso-wrap-style:square;mso-wrap-distance-left:9pt;mso-wrap-distance-top:0;mso-wrap-distance-right:9pt;mso-wrap-distance-bottom:0;mso-position-horizontal:center;mso-position-horizontal-relative:right-margin-area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" o:allowincell="f" strokecolor="#4f81bd [3204]">
                    <w10:wrap anchorx="margin" anchory="page"/>
                  </v:rect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07732A51" wp14:editId="07732A52">
                    <wp:simplePos x="0" y="0"/>
                    <wp:positionH relativeFrom="page">
                      <wp:align>center</wp:align>
                    </wp:positionH>
                    <wp:positionV relativeFrom="topMargin">
                      <wp:align>top</wp:align>
                    </wp:positionV>
                    <wp:extent cx="8161020" cy="822960"/>
                    <wp:effectExtent l="0" t="0" r="0" b="0"/>
                    <wp:wrapNone/>
                    <wp:docPr id="10" name="Прямоугольник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61020" cy="822960"/>
                            </a:xfrm>
                            <a:prstGeom prst="rect">
                              <a:avLst/>
                            </a:prstGeom>
                            <a:solidFill>
                              <a:schemeClr val="accent5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anchor="t" anchorCtr="0" upright="1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652DB31" id="Прямоугольник 3" o:spid="_x0000_s1026" style="position:absolute;margin-left:0;margin-top:0;width:642.6pt;height:64.8pt;z-index:251660288;visibility:visible;mso-wrap-style:square;mso-wrap-distance-left:9pt;mso-wrap-distance-top:0;mso-wrap-distance-right:9pt;mso-wrap-distance-bottom:0;mso-position-horizontal:center;mso-position-horizontal-relative:page;mso-position-vertical:top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" o:allowincell="f" fillcolor="#4bacc6 [3208]" strokecolor="#4f81bd [3204]">
                    <w10:wrap anchorx="page" anchory="margin"/>
                  </v:rect>
                </w:pict>
              </mc:Fallback>
            </mc:AlternateContent>
          </w:r>
        </w:p>
        <w:p w14:paraId="077327F5" w14:textId="77777777" w:rsidR="0050092F" w:rsidRPr="005F435B" w:rsidRDefault="00C07678" w:rsidP="0050092F">
          <w:pPr>
            <w:pStyle w:val="NoSpacing"/>
            <w:jc w:val="center"/>
            <w:rPr>
              <w:rFonts w:asciiTheme="majorHAnsi" w:eastAsiaTheme="majorEastAsia" w:hAnsiTheme="majorHAnsi" w:cstheme="majorBidi"/>
              <w:sz w:val="72"/>
              <w:szCs w:val="72"/>
            </w:rPr>
          </w:pPr>
          <w:sdt>
            <w:sdtPr>
              <w:rPr>
                <w:rFonts w:asciiTheme="majorHAnsi" w:eastAsiaTheme="majorEastAsia" w:hAnsiTheme="majorHAnsi" w:cstheme="majorBidi"/>
                <w:sz w:val="72"/>
                <w:szCs w:val="72"/>
              </w:rPr>
              <w:alias w:val="Название"/>
              <w:id w:val="14700071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="00CB7C69">
                <w:rPr>
                  <w:rFonts w:asciiTheme="majorHAnsi" w:eastAsiaTheme="majorEastAsia" w:hAnsiTheme="majorHAnsi" w:cstheme="majorBidi"/>
                  <w:sz w:val="72"/>
                  <w:szCs w:val="72"/>
                </w:rPr>
                <w:t>Инструкция по развертыванию WSS Docs v5</w:t>
              </w:r>
            </w:sdtContent>
          </w:sdt>
        </w:p>
        <w:sdt>
          <w:sdtPr>
            <w:alias w:val="Подзаголовок"/>
            <w:id w:val="14700077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p w14:paraId="077327F6" w14:textId="27F43D37" w:rsidR="0050092F" w:rsidRPr="003960AB" w:rsidRDefault="00833BDA" w:rsidP="0050092F">
              <w:pPr>
                <w:pStyle w:val="NoSpacing"/>
                <w:jc w:val="center"/>
                <w:rPr>
                  <w:rFonts w:asciiTheme="majorHAnsi" w:eastAsiaTheme="majorEastAsia" w:hAnsiTheme="majorHAnsi" w:cstheme="majorBidi"/>
                  <w:sz w:val="36"/>
                  <w:szCs w:val="36"/>
                  <w:lang w:val="en-US"/>
                </w:rPr>
              </w:pPr>
              <w:del w:id="0" w:author="Сколевой Егор" w:date="2024-04-25T14:42:00Z">
                <w:r w:rsidDel="00833BDA">
                  <w:delText xml:space="preserve">     </w:delText>
                </w:r>
              </w:del>
            </w:p>
          </w:sdtContent>
        </w:sdt>
        <w:p w14:paraId="077327F7" w14:textId="77777777" w:rsidR="0050092F" w:rsidRPr="003960AB" w:rsidRDefault="0050092F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  <w:lang w:val="en-US"/>
            </w:rPr>
          </w:pPr>
        </w:p>
        <w:p w14:paraId="077327F8" w14:textId="77777777" w:rsidR="0050092F" w:rsidRPr="003960AB" w:rsidRDefault="0050092F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  <w:lang w:val="en-US"/>
            </w:rPr>
          </w:pPr>
        </w:p>
        <w:p w14:paraId="077327F9" w14:textId="77777777" w:rsidR="0050092F" w:rsidRPr="003960AB" w:rsidRDefault="0050092F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  <w:lang w:val="en-US"/>
            </w:rPr>
          </w:pPr>
        </w:p>
        <w:p w14:paraId="077327FA" w14:textId="77777777" w:rsidR="0050092F" w:rsidRPr="003960AB" w:rsidRDefault="0050092F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  <w:lang w:val="en-US"/>
            </w:rPr>
          </w:pPr>
        </w:p>
        <w:p w14:paraId="077327FB" w14:textId="77777777" w:rsidR="0050092F" w:rsidRPr="003960AB" w:rsidRDefault="0050092F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  <w:lang w:val="en-US"/>
            </w:rPr>
          </w:pPr>
        </w:p>
        <w:sdt>
          <w:sdtPr>
            <w:rPr>
              <w:sz w:val="32"/>
            </w:rPr>
            <w:alias w:val="Дата"/>
            <w:id w:val="14700083"/>
            <w:dataBinding w:prefixMappings="xmlns:ns0='http://schemas.microsoft.com/office/2006/coverPageProps'" w:xpath="/ns0:CoverPageProperties[1]/ns0:PublishDate[1]" w:storeItemID="{55AF091B-3C7A-41E3-B477-F2FDAA23CFDA}"/>
            <w:date w:fullDate="2024-04-23T00:00:00Z">
              <w:dateFormat w:val="dd.MM.yyyy"/>
              <w:lid w:val="ru-RU"/>
              <w:storeMappedDataAs w:val="dateTime"/>
              <w:calendar w:val="gregorian"/>
            </w:date>
          </w:sdtPr>
          <w:sdtEndPr/>
          <w:sdtContent>
            <w:p w14:paraId="077327FC" w14:textId="77777777" w:rsidR="0050092F" w:rsidRPr="003960AB" w:rsidRDefault="00CB7C69">
              <w:pPr>
                <w:pStyle w:val="NoSpacing"/>
                <w:rPr>
                  <w:sz w:val="32"/>
                  <w:lang w:val="en-US"/>
                </w:rPr>
              </w:pPr>
              <w:r>
                <w:rPr>
                  <w:sz w:val="32"/>
                </w:rPr>
                <w:t>23.04.2024</w:t>
              </w:r>
            </w:p>
          </w:sdtContent>
        </w:sdt>
        <w:sdt>
          <w:sdtPr>
            <w:rPr>
              <w:sz w:val="32"/>
              <w:lang w:val="en-US"/>
            </w:rPr>
            <w:alias w:val="Организация"/>
            <w:id w:val="14700089"/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EndPr/>
          <w:sdtContent>
            <w:p w14:paraId="077327FD" w14:textId="77777777" w:rsidR="0050092F" w:rsidRPr="003960AB" w:rsidRDefault="00CB7C69">
              <w:pPr>
                <w:pStyle w:val="NoSpacing"/>
                <w:rPr>
                  <w:sz w:val="32"/>
                  <w:lang w:val="en-US"/>
                </w:rPr>
              </w:pPr>
              <w:r>
                <w:rPr>
                  <w:sz w:val="32"/>
                  <w:lang w:val="en-US"/>
                </w:rPr>
                <w:t>WSS-Consulting</w:t>
              </w:r>
            </w:p>
          </w:sdtContent>
        </w:sdt>
        <w:p w14:paraId="077327FE" w14:textId="77777777" w:rsidR="0050092F" w:rsidRPr="003960AB" w:rsidRDefault="0050092F">
          <w:pPr>
            <w:pStyle w:val="NoSpacing"/>
            <w:rPr>
              <w:sz w:val="32"/>
              <w:lang w:val="en-US"/>
            </w:rPr>
          </w:pPr>
        </w:p>
        <w:p w14:paraId="077327FF" w14:textId="77777777" w:rsidR="0050092F" w:rsidRPr="003960AB" w:rsidRDefault="0050092F">
          <w:pPr>
            <w:rPr>
              <w:lang w:val="en-US"/>
            </w:rPr>
          </w:pPr>
        </w:p>
        <w:p w14:paraId="07732800" w14:textId="77777777" w:rsidR="0050092F" w:rsidRDefault="00CB7C69">
          <w:pPr>
            <w:spacing w:after="0" w:line="240" w:lineRule="auto"/>
            <w:jc w:val="left"/>
            <w:rPr>
              <w:rFonts w:asciiTheme="minorHAnsi" w:hAnsiTheme="minorHAnsi" w:cstheme="minorHAnsi"/>
              <w:b/>
              <w:bCs/>
              <w:iCs/>
              <w:lang w:val="en-US"/>
            </w:rPr>
          </w:pPr>
          <w:r w:rsidRPr="003960AB">
            <w:rPr>
              <w:i/>
              <w:lang w:val="en-US"/>
            </w:rPr>
            <w:br w:type="page"/>
          </w:r>
        </w:p>
      </w:sdtContent>
    </w:sdt>
    <w:p w14:paraId="07732801" w14:textId="77777777" w:rsidR="0050092F" w:rsidRPr="00EA079B" w:rsidRDefault="00CB7C69" w:rsidP="0050092F">
      <w:pPr>
        <w:pStyle w:val="TOC1"/>
      </w:pPr>
      <w:r>
        <w:lastRenderedPageBreak/>
        <w:t>Оглавление</w:t>
      </w:r>
    </w:p>
    <w:p w14:paraId="07732802" w14:textId="77777777" w:rsidR="00FF5911" w:rsidRDefault="00CB7C69">
      <w:pPr>
        <w:pStyle w:val="TOC1"/>
        <w:rPr>
          <w:rFonts w:cstheme="minorBidi"/>
          <w:b w:val="0"/>
          <w:bCs w:val="0"/>
          <w:i w:val="0"/>
          <w:iCs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4845476" w:history="1">
        <w:r w:rsidRPr="00704E48">
          <w:rPr>
            <w:rStyle w:val="Hyperlink"/>
            <w:noProof/>
          </w:rPr>
          <w:t>1</w:t>
        </w:r>
        <w:r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eastAsia="ru-RU"/>
          </w:rPr>
          <w:tab/>
        </w:r>
        <w:r w:rsidRPr="00704E48">
          <w:rPr>
            <w:rStyle w:val="Hyperlink"/>
            <w:noProof/>
          </w:rPr>
          <w:t xml:space="preserve">Комплект поставки расположение файлов конфигурации </w:t>
        </w:r>
        <w:r w:rsidRPr="00704E48">
          <w:rPr>
            <w:rStyle w:val="Hyperlink"/>
            <w:noProof/>
            <w:lang w:val="en-US"/>
          </w:rPr>
          <w:t>WSS</w:t>
        </w:r>
        <w:r w:rsidRPr="00704E48">
          <w:rPr>
            <w:rStyle w:val="Hyperlink"/>
            <w:noProof/>
          </w:rPr>
          <w:t xml:space="preserve"> </w:t>
        </w:r>
        <w:r w:rsidRPr="00704E48">
          <w:rPr>
            <w:rStyle w:val="Hyperlink"/>
            <w:noProof/>
            <w:lang w:val="en-US"/>
          </w:rPr>
          <w:t>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_Toc164845476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732803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477" w:history="1">
        <w:r w:rsidR="00CB7C69" w:rsidRPr="00704E48">
          <w:rPr>
            <w:rStyle w:val="Hyperlink"/>
            <w:noProof/>
          </w:rPr>
          <w:t>1.1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Необходимые дистрибутивы и состав комплекта поставки </w:t>
        </w:r>
        <w:r w:rsidR="00CB7C69" w:rsidRPr="00704E48">
          <w:rPr>
            <w:rStyle w:val="Hyperlink"/>
            <w:noProof/>
            <w:lang w:val="en-US"/>
          </w:rPr>
          <w:t>WSS</w:t>
        </w:r>
        <w:r w:rsidR="00CB7C69" w:rsidRPr="00704E48">
          <w:rPr>
            <w:rStyle w:val="Hyperlink"/>
            <w:noProof/>
          </w:rPr>
          <w:t xml:space="preserve"> </w:t>
        </w:r>
        <w:r w:rsidR="00CB7C69" w:rsidRPr="00704E48">
          <w:rPr>
            <w:rStyle w:val="Hyperlink"/>
            <w:noProof/>
            <w:lang w:val="en-US"/>
          </w:rPr>
          <w:t>Docs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_Toc164845477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3</w:t>
        </w:r>
        <w:r w:rsidR="00CB7C69">
          <w:rPr>
            <w:noProof/>
            <w:webHidden/>
          </w:rPr>
          <w:fldChar w:fldCharType="end"/>
        </w:r>
      </w:hyperlink>
    </w:p>
    <w:p w14:paraId="07732804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478" w:history="1">
        <w:r w:rsidR="00CB7C69" w:rsidRPr="00704E48">
          <w:rPr>
            <w:rStyle w:val="Hyperlink"/>
            <w:noProof/>
          </w:rPr>
          <w:t>1.2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>Расположение распакованного комплекта поставки на серверах назначения: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_Toc164845478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4</w:t>
        </w:r>
        <w:r w:rsidR="00CB7C69">
          <w:rPr>
            <w:noProof/>
            <w:webHidden/>
          </w:rPr>
          <w:fldChar w:fldCharType="end"/>
        </w:r>
      </w:hyperlink>
    </w:p>
    <w:p w14:paraId="07732805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479" w:history="1">
        <w:r w:rsidR="00CB7C69" w:rsidRPr="00704E48">
          <w:rPr>
            <w:rStyle w:val="Hyperlink"/>
            <w:noProof/>
          </w:rPr>
          <w:t>1.3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>Распределение программного обеспечения по серверам назначения на продуктивной середе по умолчанию: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_Toc164845479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5</w:t>
        </w:r>
        <w:r w:rsidR="00CB7C69">
          <w:rPr>
            <w:noProof/>
            <w:webHidden/>
          </w:rPr>
          <w:fldChar w:fldCharType="end"/>
        </w:r>
      </w:hyperlink>
    </w:p>
    <w:p w14:paraId="07732806" w14:textId="77777777" w:rsidR="00FF5911" w:rsidRDefault="00C07678">
      <w:pPr>
        <w:pStyle w:val="TOC1"/>
        <w:rPr>
          <w:rFonts w:cstheme="minorBidi"/>
          <w:b w:val="0"/>
          <w:bCs w:val="0"/>
          <w:i w:val="0"/>
          <w:iCs w:val="0"/>
          <w:noProof/>
          <w:sz w:val="22"/>
          <w:szCs w:val="22"/>
          <w:lang w:eastAsia="ru-RU"/>
        </w:rPr>
      </w:pPr>
      <w:hyperlink w:anchor="_Toc164845480" w:history="1">
        <w:r w:rsidR="00CB7C69" w:rsidRPr="00704E48">
          <w:rPr>
            <w:rStyle w:val="Hyperlink"/>
            <w:noProof/>
            <w:lang w:val="en-US"/>
          </w:rPr>
          <w:t>2</w:t>
        </w:r>
        <w:r w:rsidR="00CB7C69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>Предварительная настройка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_Toc164845480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6</w:t>
        </w:r>
        <w:r w:rsidR="00CB7C69">
          <w:rPr>
            <w:noProof/>
            <w:webHidden/>
          </w:rPr>
          <w:fldChar w:fldCharType="end"/>
        </w:r>
      </w:hyperlink>
    </w:p>
    <w:p w14:paraId="07732807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481" w:history="1">
        <w:r w:rsidR="00CB7C69" w:rsidRPr="00704E48">
          <w:rPr>
            <w:rStyle w:val="Hyperlink"/>
            <w:noProof/>
            <w:lang w:val="en-US"/>
          </w:rPr>
          <w:t>2.1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ОС </w:t>
        </w:r>
        <w:r w:rsidR="00CB7C69" w:rsidRPr="00704E48">
          <w:rPr>
            <w:rStyle w:val="Hyperlink"/>
            <w:noProof/>
            <w:lang w:val="en-US"/>
          </w:rPr>
          <w:t>Ubuntu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_Toc164845481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6</w:t>
        </w:r>
        <w:r w:rsidR="00CB7C69">
          <w:rPr>
            <w:noProof/>
            <w:webHidden/>
          </w:rPr>
          <w:fldChar w:fldCharType="end"/>
        </w:r>
      </w:hyperlink>
    </w:p>
    <w:p w14:paraId="07732808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482" w:history="1">
        <w:r w:rsidR="00CB7C69" w:rsidRPr="00704E48">
          <w:rPr>
            <w:rStyle w:val="Hyperlink"/>
            <w:noProof/>
            <w:lang w:val="en-US"/>
          </w:rPr>
          <w:t>2.2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ОС </w:t>
        </w:r>
        <w:r w:rsidR="00CB7C69" w:rsidRPr="00704E48">
          <w:rPr>
            <w:rStyle w:val="Hyperlink"/>
            <w:noProof/>
            <w:lang w:val="en-US"/>
          </w:rPr>
          <w:t>Debian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_Toc164845482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7</w:t>
        </w:r>
        <w:r w:rsidR="00CB7C69">
          <w:rPr>
            <w:noProof/>
            <w:webHidden/>
          </w:rPr>
          <w:fldChar w:fldCharType="end"/>
        </w:r>
      </w:hyperlink>
    </w:p>
    <w:p w14:paraId="07732809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483" w:history="1">
        <w:r w:rsidR="00CB7C69" w:rsidRPr="00704E48">
          <w:rPr>
            <w:rStyle w:val="Hyperlink"/>
            <w:noProof/>
            <w:lang w:val="en-US"/>
          </w:rPr>
          <w:t>2.3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ОС </w:t>
        </w:r>
        <w:r w:rsidR="00CB7C69" w:rsidRPr="00704E48">
          <w:rPr>
            <w:rStyle w:val="Hyperlink"/>
            <w:noProof/>
            <w:lang w:val="en-US"/>
          </w:rPr>
          <w:t>Astra Linux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_Toc164845483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8</w:t>
        </w:r>
        <w:r w:rsidR="00CB7C69">
          <w:rPr>
            <w:noProof/>
            <w:webHidden/>
          </w:rPr>
          <w:fldChar w:fldCharType="end"/>
        </w:r>
      </w:hyperlink>
    </w:p>
    <w:p w14:paraId="0773280A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484" w:history="1">
        <w:r w:rsidR="00CB7C69" w:rsidRPr="00704E48">
          <w:rPr>
            <w:rStyle w:val="Hyperlink"/>
            <w:noProof/>
          </w:rPr>
          <w:t>2.4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>Добавление корневых сертификатов в доверенные на всех серверах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_Toc164845484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9</w:t>
        </w:r>
        <w:r w:rsidR="00CB7C69">
          <w:rPr>
            <w:noProof/>
            <w:webHidden/>
          </w:rPr>
          <w:fldChar w:fldCharType="end"/>
        </w:r>
      </w:hyperlink>
    </w:p>
    <w:p w14:paraId="0773280B" w14:textId="77777777" w:rsidR="00FF5911" w:rsidRDefault="00C07678">
      <w:pPr>
        <w:pStyle w:val="TOC1"/>
        <w:rPr>
          <w:rFonts w:cstheme="minorBidi"/>
          <w:b w:val="0"/>
          <w:bCs w:val="0"/>
          <w:i w:val="0"/>
          <w:iCs w:val="0"/>
          <w:noProof/>
          <w:sz w:val="22"/>
          <w:szCs w:val="22"/>
          <w:lang w:eastAsia="ru-RU"/>
        </w:rPr>
      </w:pPr>
      <w:hyperlink w:anchor="_Toc164845485" w:history="1">
        <w:r w:rsidR="00CB7C69" w:rsidRPr="00704E48">
          <w:rPr>
            <w:rStyle w:val="Hyperlink"/>
            <w:noProof/>
          </w:rPr>
          <w:t>3</w:t>
        </w:r>
        <w:r w:rsidR="00CB7C69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>Настройка сервера базы данных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_Toc164845485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10</w:t>
        </w:r>
        <w:r w:rsidR="00CB7C69">
          <w:rPr>
            <w:noProof/>
            <w:webHidden/>
          </w:rPr>
          <w:fldChar w:fldCharType="end"/>
        </w:r>
      </w:hyperlink>
    </w:p>
    <w:p w14:paraId="0773280C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486" w:history="1">
        <w:r w:rsidR="00CB7C69" w:rsidRPr="00704E48">
          <w:rPr>
            <w:rStyle w:val="Hyperlink"/>
            <w:noProof/>
          </w:rPr>
          <w:t>3.1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  <w:lang w:val="en-US"/>
          </w:rPr>
          <w:t xml:space="preserve">OC Ubuntu </w:t>
        </w:r>
        <w:r w:rsidR="00CB7C69" w:rsidRPr="00704E48">
          <w:rPr>
            <w:rStyle w:val="Hyperlink"/>
            <w:noProof/>
          </w:rPr>
          <w:t xml:space="preserve">и </w:t>
        </w:r>
        <w:r w:rsidR="00CB7C69" w:rsidRPr="00704E48">
          <w:rPr>
            <w:rStyle w:val="Hyperlink"/>
            <w:noProof/>
            <w:lang w:val="en-US"/>
          </w:rPr>
          <w:t>Debian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_Toc164845486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10</w:t>
        </w:r>
        <w:r w:rsidR="00CB7C69">
          <w:rPr>
            <w:noProof/>
            <w:webHidden/>
          </w:rPr>
          <w:fldChar w:fldCharType="end"/>
        </w:r>
      </w:hyperlink>
    </w:p>
    <w:p w14:paraId="0773280D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487" w:history="1">
        <w:r w:rsidR="00CB7C69" w:rsidRPr="00704E48">
          <w:rPr>
            <w:rStyle w:val="Hyperlink"/>
            <w:noProof/>
          </w:rPr>
          <w:t>3.2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ОС </w:t>
        </w:r>
        <w:r w:rsidR="00CB7C69" w:rsidRPr="00704E48">
          <w:rPr>
            <w:rStyle w:val="Hyperlink"/>
            <w:noProof/>
            <w:lang w:val="en-US"/>
          </w:rPr>
          <w:t>Astra Linux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_Toc164845487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13</w:t>
        </w:r>
        <w:r w:rsidR="00CB7C69">
          <w:rPr>
            <w:noProof/>
            <w:webHidden/>
          </w:rPr>
          <w:fldChar w:fldCharType="end"/>
        </w:r>
      </w:hyperlink>
    </w:p>
    <w:p w14:paraId="0773280E" w14:textId="77777777" w:rsidR="00FF5911" w:rsidRDefault="00C07678">
      <w:pPr>
        <w:pStyle w:val="TOC1"/>
        <w:rPr>
          <w:rFonts w:cstheme="minorBidi"/>
          <w:b w:val="0"/>
          <w:bCs w:val="0"/>
          <w:i w:val="0"/>
          <w:iCs w:val="0"/>
          <w:noProof/>
          <w:sz w:val="22"/>
          <w:szCs w:val="22"/>
          <w:lang w:eastAsia="ru-RU"/>
        </w:rPr>
      </w:pPr>
      <w:hyperlink w:anchor="_Toc164845488" w:history="1">
        <w:r w:rsidR="00CB7C69" w:rsidRPr="00704E48">
          <w:rPr>
            <w:rStyle w:val="Hyperlink"/>
            <w:noProof/>
          </w:rPr>
          <w:t>4</w:t>
        </w:r>
        <w:r w:rsidR="00CB7C69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Создание баз данных </w:t>
        </w:r>
        <w:r w:rsidR="00CB7C69" w:rsidRPr="00704E48">
          <w:rPr>
            <w:rStyle w:val="Hyperlink"/>
            <w:noProof/>
            <w:lang w:val="en-US"/>
          </w:rPr>
          <w:t>WSS</w:t>
        </w:r>
        <w:r w:rsidR="00CB7C69" w:rsidRPr="00704E48">
          <w:rPr>
            <w:rStyle w:val="Hyperlink"/>
            <w:noProof/>
          </w:rPr>
          <w:t xml:space="preserve"> </w:t>
        </w:r>
        <w:r w:rsidR="00CB7C69" w:rsidRPr="00704E48">
          <w:rPr>
            <w:rStyle w:val="Hyperlink"/>
            <w:noProof/>
            <w:lang w:val="en-US"/>
          </w:rPr>
          <w:t>Docs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_Toc164845488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16</w:t>
        </w:r>
        <w:r w:rsidR="00CB7C69">
          <w:rPr>
            <w:noProof/>
            <w:webHidden/>
          </w:rPr>
          <w:fldChar w:fldCharType="end"/>
        </w:r>
      </w:hyperlink>
    </w:p>
    <w:p w14:paraId="0773280F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489" w:history="1">
        <w:r w:rsidR="00CB7C69" w:rsidRPr="00704E48">
          <w:rPr>
            <w:rStyle w:val="Hyperlink"/>
            <w:noProof/>
          </w:rPr>
          <w:t>4.1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Подключение к интерфейсу управления </w:t>
        </w:r>
        <w:r w:rsidR="00CB7C69" w:rsidRPr="00704E48">
          <w:rPr>
            <w:rStyle w:val="Hyperlink"/>
            <w:noProof/>
            <w:lang w:val="en-US"/>
          </w:rPr>
          <w:t>PostgreSQL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_Toc164845489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16</w:t>
        </w:r>
        <w:r w:rsidR="00CB7C69">
          <w:rPr>
            <w:noProof/>
            <w:webHidden/>
          </w:rPr>
          <w:fldChar w:fldCharType="end"/>
        </w:r>
      </w:hyperlink>
    </w:p>
    <w:p w14:paraId="07732810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490" w:history="1">
        <w:r w:rsidR="00CB7C69" w:rsidRPr="00704E48">
          <w:rPr>
            <w:rStyle w:val="Hyperlink"/>
            <w:noProof/>
          </w:rPr>
          <w:t>4.2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>Создание пустых БД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_Toc164845490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1</w:t>
        </w:r>
        <w:r w:rsidR="00CB7C69">
          <w:rPr>
            <w:noProof/>
            <w:webHidden/>
          </w:rPr>
          <w:t>6</w:t>
        </w:r>
        <w:r w:rsidR="00CB7C69">
          <w:rPr>
            <w:noProof/>
            <w:webHidden/>
          </w:rPr>
          <w:fldChar w:fldCharType="end"/>
        </w:r>
      </w:hyperlink>
    </w:p>
    <w:p w14:paraId="07732811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491" w:history="1">
        <w:r w:rsidR="00CB7C69" w:rsidRPr="00704E48">
          <w:rPr>
            <w:rStyle w:val="Hyperlink"/>
            <w:noProof/>
          </w:rPr>
          <w:t>4.3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>Восстановление БД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_Toc164845491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17</w:t>
        </w:r>
        <w:r w:rsidR="00CB7C69">
          <w:rPr>
            <w:noProof/>
            <w:webHidden/>
          </w:rPr>
          <w:fldChar w:fldCharType="end"/>
        </w:r>
      </w:hyperlink>
    </w:p>
    <w:p w14:paraId="07732812" w14:textId="77777777" w:rsidR="00FF5911" w:rsidRDefault="00C07678">
      <w:pPr>
        <w:pStyle w:val="TOC1"/>
        <w:rPr>
          <w:rFonts w:cstheme="minorBidi"/>
          <w:b w:val="0"/>
          <w:bCs w:val="0"/>
          <w:i w:val="0"/>
          <w:iCs w:val="0"/>
          <w:noProof/>
          <w:sz w:val="22"/>
          <w:szCs w:val="22"/>
          <w:lang w:eastAsia="ru-RU"/>
        </w:rPr>
      </w:pPr>
      <w:hyperlink w:anchor="_Toc164845492" w:history="1">
        <w:r w:rsidR="00CB7C69" w:rsidRPr="00704E48">
          <w:rPr>
            <w:rStyle w:val="Hyperlink"/>
            <w:noProof/>
          </w:rPr>
          <w:t>5</w:t>
        </w:r>
        <w:r w:rsidR="00CB7C69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>Настройка сервера хранилища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_Toc164845492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17</w:t>
        </w:r>
        <w:r w:rsidR="00CB7C69">
          <w:rPr>
            <w:noProof/>
            <w:webHidden/>
          </w:rPr>
          <w:fldChar w:fldCharType="end"/>
        </w:r>
      </w:hyperlink>
    </w:p>
    <w:p w14:paraId="07732813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493" w:history="1">
        <w:r w:rsidR="00CB7C69" w:rsidRPr="00704E48">
          <w:rPr>
            <w:rStyle w:val="Hyperlink"/>
            <w:noProof/>
          </w:rPr>
          <w:t>5.1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Загрузка образов </w:t>
        </w:r>
        <w:r w:rsidR="00CB7C69" w:rsidRPr="00704E48">
          <w:rPr>
            <w:rStyle w:val="Hyperlink"/>
            <w:noProof/>
            <w:lang w:val="en-US"/>
          </w:rPr>
          <w:t>Docker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_Toc164845493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17</w:t>
        </w:r>
        <w:r w:rsidR="00CB7C69">
          <w:rPr>
            <w:noProof/>
            <w:webHidden/>
          </w:rPr>
          <w:fldChar w:fldCharType="end"/>
        </w:r>
      </w:hyperlink>
    </w:p>
    <w:p w14:paraId="07732814" w14:textId="77777777" w:rsidR="00FF5911" w:rsidRDefault="00C07678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eastAsia="ru-RU"/>
        </w:rPr>
      </w:pPr>
      <w:hyperlink w:anchor="_Toc164845494" w:history="1">
        <w:r w:rsidR="00CB7C69" w:rsidRPr="00704E48">
          <w:rPr>
            <w:rStyle w:val="Hyperlink"/>
            <w:noProof/>
          </w:rPr>
          <w:t>5.1.1</w:t>
        </w:r>
        <w:r w:rsidR="00CB7C69">
          <w:rPr>
            <w:rFonts w:cstheme="minorBidi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Загрузка образа </w:t>
        </w:r>
        <w:r w:rsidR="00CB7C69" w:rsidRPr="00704E48">
          <w:rPr>
            <w:rStyle w:val="Hyperlink"/>
            <w:noProof/>
            <w:lang w:val="en-US"/>
          </w:rPr>
          <w:t>Docker</w:t>
        </w:r>
        <w:r w:rsidR="00CB7C69" w:rsidRPr="00704E48">
          <w:rPr>
            <w:rStyle w:val="Hyperlink"/>
            <w:noProof/>
          </w:rPr>
          <w:t xml:space="preserve"> из репозитория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_Toc164845494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17</w:t>
        </w:r>
        <w:r w:rsidR="00CB7C69">
          <w:rPr>
            <w:noProof/>
            <w:webHidden/>
          </w:rPr>
          <w:fldChar w:fldCharType="end"/>
        </w:r>
      </w:hyperlink>
    </w:p>
    <w:p w14:paraId="07732815" w14:textId="77777777" w:rsidR="00FF5911" w:rsidRDefault="00C07678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eastAsia="ru-RU"/>
        </w:rPr>
      </w:pPr>
      <w:hyperlink w:anchor="_Toc164845495" w:history="1">
        <w:r w:rsidR="00CB7C69" w:rsidRPr="00704E48">
          <w:rPr>
            <w:rStyle w:val="Hyperlink"/>
            <w:noProof/>
          </w:rPr>
          <w:t>5.1.2</w:t>
        </w:r>
        <w:r w:rsidR="00CB7C69">
          <w:rPr>
            <w:rFonts w:cstheme="minorBidi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Загрузка образа </w:t>
        </w:r>
        <w:r w:rsidR="00CB7C69" w:rsidRPr="00704E48">
          <w:rPr>
            <w:rStyle w:val="Hyperlink"/>
            <w:noProof/>
            <w:lang w:val="en-US"/>
          </w:rPr>
          <w:t>Docker</w:t>
        </w:r>
        <w:r w:rsidR="00CB7C69" w:rsidRPr="00704E48">
          <w:rPr>
            <w:rStyle w:val="Hyperlink"/>
            <w:noProof/>
          </w:rPr>
          <w:t xml:space="preserve"> из комплекта поставки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_Toc164845495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18</w:t>
        </w:r>
        <w:r w:rsidR="00CB7C69">
          <w:rPr>
            <w:noProof/>
            <w:webHidden/>
          </w:rPr>
          <w:fldChar w:fldCharType="end"/>
        </w:r>
      </w:hyperlink>
    </w:p>
    <w:p w14:paraId="07732816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496" w:history="1">
        <w:r w:rsidR="00CB7C69" w:rsidRPr="00704E48">
          <w:rPr>
            <w:rStyle w:val="Hyperlink"/>
            <w:noProof/>
            <w:lang w:val="en-US"/>
          </w:rPr>
          <w:t>5.2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Установка </w:t>
        </w:r>
        <w:r w:rsidR="00CB7C69" w:rsidRPr="00704E48">
          <w:rPr>
            <w:rStyle w:val="Hyperlink"/>
            <w:noProof/>
            <w:lang w:val="en-US"/>
          </w:rPr>
          <w:t>WSS Storage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_Toc164845496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1</w:t>
        </w:r>
        <w:r w:rsidR="00CB7C69">
          <w:rPr>
            <w:noProof/>
            <w:webHidden/>
          </w:rPr>
          <w:t>8</w:t>
        </w:r>
        <w:r w:rsidR="00CB7C69">
          <w:rPr>
            <w:noProof/>
            <w:webHidden/>
          </w:rPr>
          <w:fldChar w:fldCharType="end"/>
        </w:r>
      </w:hyperlink>
    </w:p>
    <w:p w14:paraId="07732817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497" w:history="1">
        <w:r w:rsidR="00CB7C69" w:rsidRPr="00704E48">
          <w:rPr>
            <w:rStyle w:val="Hyperlink"/>
            <w:noProof/>
          </w:rPr>
          <w:t>5.3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Настройка прокси-сервера </w:t>
        </w:r>
        <w:r w:rsidR="00CB7C69" w:rsidRPr="00704E48">
          <w:rPr>
            <w:rStyle w:val="Hyperlink"/>
            <w:noProof/>
            <w:lang w:val="en-US"/>
          </w:rPr>
          <w:t>Nginx</w:t>
        </w:r>
        <w:r w:rsidR="00CB7C69" w:rsidRPr="00704E48">
          <w:rPr>
            <w:rStyle w:val="Hyperlink"/>
            <w:noProof/>
          </w:rPr>
          <w:t xml:space="preserve"> для хранилища </w:t>
        </w:r>
        <w:r w:rsidR="00CB7C69" w:rsidRPr="00704E48">
          <w:rPr>
            <w:rStyle w:val="Hyperlink"/>
            <w:noProof/>
            <w:lang w:val="en-US"/>
          </w:rPr>
          <w:t>WSS</w:t>
        </w:r>
        <w:r w:rsidR="00CB7C69" w:rsidRPr="00704E48">
          <w:rPr>
            <w:rStyle w:val="Hyperlink"/>
            <w:noProof/>
          </w:rPr>
          <w:t xml:space="preserve"> </w:t>
        </w:r>
        <w:r w:rsidR="00CB7C69" w:rsidRPr="00704E48">
          <w:rPr>
            <w:rStyle w:val="Hyperlink"/>
            <w:noProof/>
            <w:lang w:val="en-US"/>
          </w:rPr>
          <w:t>Storage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_Toc164845497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20</w:t>
        </w:r>
        <w:r w:rsidR="00CB7C69">
          <w:rPr>
            <w:noProof/>
            <w:webHidden/>
          </w:rPr>
          <w:fldChar w:fldCharType="end"/>
        </w:r>
      </w:hyperlink>
    </w:p>
    <w:p w14:paraId="07732818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498" w:history="1">
        <w:r w:rsidR="00CB7C69" w:rsidRPr="00704E48">
          <w:rPr>
            <w:rStyle w:val="Hyperlink"/>
            <w:noProof/>
          </w:rPr>
          <w:t>5.4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Запуск </w:t>
        </w:r>
        <w:r w:rsidR="00CB7C69" w:rsidRPr="00704E48">
          <w:rPr>
            <w:rStyle w:val="Hyperlink"/>
            <w:noProof/>
            <w:lang w:val="en-US"/>
          </w:rPr>
          <w:t>Storage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_Toc164845498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20</w:t>
        </w:r>
        <w:r w:rsidR="00CB7C69">
          <w:rPr>
            <w:noProof/>
            <w:webHidden/>
          </w:rPr>
          <w:fldChar w:fldCharType="end"/>
        </w:r>
      </w:hyperlink>
    </w:p>
    <w:p w14:paraId="07732819" w14:textId="77777777" w:rsidR="00FF5911" w:rsidRDefault="00C07678">
      <w:pPr>
        <w:pStyle w:val="TOC1"/>
        <w:rPr>
          <w:rFonts w:cstheme="minorBidi"/>
          <w:b w:val="0"/>
          <w:bCs w:val="0"/>
          <w:i w:val="0"/>
          <w:iCs w:val="0"/>
          <w:noProof/>
          <w:sz w:val="22"/>
          <w:szCs w:val="22"/>
          <w:lang w:eastAsia="ru-RU"/>
        </w:rPr>
      </w:pPr>
      <w:hyperlink w:anchor="_Toc164845499" w:history="1">
        <w:r w:rsidR="00CB7C69" w:rsidRPr="00704E48">
          <w:rPr>
            <w:rStyle w:val="Hyperlink"/>
            <w:noProof/>
          </w:rPr>
          <w:t>6</w:t>
        </w:r>
        <w:r w:rsidR="00CB7C69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>Настройка сервера приложений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_Toc164845499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21</w:t>
        </w:r>
        <w:r w:rsidR="00CB7C69">
          <w:rPr>
            <w:noProof/>
            <w:webHidden/>
          </w:rPr>
          <w:fldChar w:fldCharType="end"/>
        </w:r>
      </w:hyperlink>
    </w:p>
    <w:p w14:paraId="0773281A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500" w:history="1">
        <w:r w:rsidR="00CB7C69" w:rsidRPr="00704E48">
          <w:rPr>
            <w:rStyle w:val="Hyperlink"/>
            <w:noProof/>
          </w:rPr>
          <w:t>6.1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Настройка </w:t>
        </w:r>
        <w:r w:rsidR="00CB7C69" w:rsidRPr="00704E48">
          <w:rPr>
            <w:rStyle w:val="Hyperlink"/>
            <w:noProof/>
            <w:lang w:val="en-US"/>
          </w:rPr>
          <w:t>Keycloak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_Toc164845500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21</w:t>
        </w:r>
        <w:r w:rsidR="00CB7C69">
          <w:rPr>
            <w:noProof/>
            <w:webHidden/>
          </w:rPr>
          <w:fldChar w:fldCharType="end"/>
        </w:r>
      </w:hyperlink>
    </w:p>
    <w:p w14:paraId="0773281B" w14:textId="77777777" w:rsidR="00FF5911" w:rsidRDefault="00C07678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eastAsia="ru-RU"/>
        </w:rPr>
      </w:pPr>
      <w:hyperlink w:anchor="_Toc164845501" w:history="1">
        <w:r w:rsidR="00CB7C69" w:rsidRPr="00704E48">
          <w:rPr>
            <w:rStyle w:val="Hyperlink"/>
            <w:noProof/>
          </w:rPr>
          <w:t>6.1.1</w:t>
        </w:r>
        <w:r w:rsidR="00CB7C69">
          <w:rPr>
            <w:rFonts w:cstheme="minorBidi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Запуск </w:t>
        </w:r>
        <w:r w:rsidR="00CB7C69" w:rsidRPr="00704E48">
          <w:rPr>
            <w:rStyle w:val="Hyperlink"/>
            <w:noProof/>
            <w:lang w:val="en-US"/>
          </w:rPr>
          <w:t>Keycloak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_Toc164845501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22</w:t>
        </w:r>
        <w:r w:rsidR="00CB7C69">
          <w:rPr>
            <w:noProof/>
            <w:webHidden/>
          </w:rPr>
          <w:fldChar w:fldCharType="end"/>
        </w:r>
      </w:hyperlink>
    </w:p>
    <w:p w14:paraId="0773281C" w14:textId="77777777" w:rsidR="00FF5911" w:rsidRDefault="00C07678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eastAsia="ru-RU"/>
        </w:rPr>
      </w:pPr>
      <w:hyperlink w:anchor="_Toc164845502" w:history="1">
        <w:r w:rsidR="00CB7C69" w:rsidRPr="00704E48">
          <w:rPr>
            <w:rStyle w:val="Hyperlink"/>
            <w:noProof/>
          </w:rPr>
          <w:t>6.1.2</w:t>
        </w:r>
        <w:r w:rsidR="00CB7C69">
          <w:rPr>
            <w:rFonts w:cstheme="minorBidi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>Краткое описание аутентификации в WSS Docs при помощи Keycloak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_Toc164845502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23</w:t>
        </w:r>
        <w:r w:rsidR="00CB7C69">
          <w:rPr>
            <w:noProof/>
            <w:webHidden/>
          </w:rPr>
          <w:fldChar w:fldCharType="end"/>
        </w:r>
      </w:hyperlink>
    </w:p>
    <w:p w14:paraId="0773281D" w14:textId="77777777" w:rsidR="00FF5911" w:rsidRDefault="00C07678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eastAsia="ru-RU"/>
        </w:rPr>
      </w:pPr>
      <w:hyperlink w:anchor="_Toc164845503" w:history="1">
        <w:r w:rsidR="00CB7C69" w:rsidRPr="00704E48">
          <w:rPr>
            <w:rStyle w:val="Hyperlink"/>
            <w:noProof/>
          </w:rPr>
          <w:t>6.1.3</w:t>
        </w:r>
        <w:r w:rsidR="00CB7C69">
          <w:rPr>
            <w:rFonts w:cstheme="minorBidi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>Настройка Keycloak для работы c WSS Docs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_Toc164845503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23</w:t>
        </w:r>
        <w:r w:rsidR="00CB7C69">
          <w:rPr>
            <w:noProof/>
            <w:webHidden/>
          </w:rPr>
          <w:fldChar w:fldCharType="end"/>
        </w:r>
      </w:hyperlink>
    </w:p>
    <w:p w14:paraId="0773281E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504" w:history="1">
        <w:r w:rsidR="00CB7C69" w:rsidRPr="00704E48">
          <w:rPr>
            <w:rStyle w:val="Hyperlink"/>
            <w:noProof/>
            <w:lang w:val="en-US"/>
          </w:rPr>
          <w:t>6.2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Настройка </w:t>
        </w:r>
        <w:r w:rsidR="00CB7C69" w:rsidRPr="00704E48">
          <w:rPr>
            <w:rStyle w:val="Hyperlink"/>
            <w:noProof/>
            <w:lang w:val="en-US"/>
          </w:rPr>
          <w:t>Vault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_Toc164845504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30</w:t>
        </w:r>
        <w:r w:rsidR="00CB7C69">
          <w:rPr>
            <w:noProof/>
            <w:webHidden/>
          </w:rPr>
          <w:fldChar w:fldCharType="end"/>
        </w:r>
      </w:hyperlink>
    </w:p>
    <w:p w14:paraId="0773281F" w14:textId="77777777" w:rsidR="00FF5911" w:rsidRDefault="00C07678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eastAsia="ru-RU"/>
        </w:rPr>
      </w:pPr>
      <w:hyperlink w:anchor="_Toc164845505" w:history="1">
        <w:r w:rsidR="00CB7C69" w:rsidRPr="00704E48">
          <w:rPr>
            <w:rStyle w:val="Hyperlink"/>
            <w:noProof/>
          </w:rPr>
          <w:t>6.2.1</w:t>
        </w:r>
        <w:r w:rsidR="00CB7C69">
          <w:rPr>
            <w:rFonts w:cstheme="minorBidi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>Подключение к Vault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_Toc164845505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31</w:t>
        </w:r>
        <w:r w:rsidR="00CB7C69">
          <w:rPr>
            <w:noProof/>
            <w:webHidden/>
          </w:rPr>
          <w:fldChar w:fldCharType="end"/>
        </w:r>
      </w:hyperlink>
    </w:p>
    <w:p w14:paraId="07732820" w14:textId="77777777" w:rsidR="00FF5911" w:rsidRDefault="00C07678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eastAsia="ru-RU"/>
        </w:rPr>
      </w:pPr>
      <w:hyperlink w:anchor="_Toc164845506" w:history="1">
        <w:r w:rsidR="00CB7C69" w:rsidRPr="00704E48">
          <w:rPr>
            <w:rStyle w:val="Hyperlink"/>
            <w:noProof/>
          </w:rPr>
          <w:t>6.2.2</w:t>
        </w:r>
        <w:r w:rsidR="00CB7C69">
          <w:rPr>
            <w:rFonts w:cstheme="minorBidi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>Создание Secrets Engine для хранения конфигурации приложений WSS Docs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_Toc164845506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33</w:t>
        </w:r>
        <w:r w:rsidR="00CB7C69">
          <w:rPr>
            <w:noProof/>
            <w:webHidden/>
          </w:rPr>
          <w:fldChar w:fldCharType="end"/>
        </w:r>
      </w:hyperlink>
    </w:p>
    <w:p w14:paraId="07732821" w14:textId="77777777" w:rsidR="00FF5911" w:rsidRDefault="00C07678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eastAsia="ru-RU"/>
        </w:rPr>
      </w:pPr>
      <w:hyperlink w:anchor="_Toc164845507" w:history="1">
        <w:r w:rsidR="00CB7C69" w:rsidRPr="00704E48">
          <w:rPr>
            <w:rStyle w:val="Hyperlink"/>
            <w:noProof/>
          </w:rPr>
          <w:t>6.2.3</w:t>
        </w:r>
        <w:r w:rsidR="00CB7C69">
          <w:rPr>
            <w:rFonts w:cstheme="minorBidi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>Добавление политики доступа (уровня разрешений)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_Toc164845507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35</w:t>
        </w:r>
        <w:r w:rsidR="00CB7C69">
          <w:rPr>
            <w:noProof/>
            <w:webHidden/>
          </w:rPr>
          <w:fldChar w:fldCharType="end"/>
        </w:r>
      </w:hyperlink>
    </w:p>
    <w:p w14:paraId="07732822" w14:textId="77777777" w:rsidR="00FF5911" w:rsidRDefault="00C07678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eastAsia="ru-RU"/>
        </w:rPr>
      </w:pPr>
      <w:hyperlink w:anchor="_Toc164845508" w:history="1">
        <w:r w:rsidR="00CB7C69" w:rsidRPr="00704E48">
          <w:rPr>
            <w:rStyle w:val="Hyperlink"/>
            <w:noProof/>
          </w:rPr>
          <w:t>6.2.4</w:t>
        </w:r>
        <w:r w:rsidR="00CB7C69">
          <w:rPr>
            <w:rFonts w:cstheme="minorBidi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>Подключение на основе генерируемых Идентификатора роли и Секрета роли (AppRole)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_Toc164845508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36</w:t>
        </w:r>
        <w:r w:rsidR="00CB7C69">
          <w:rPr>
            <w:noProof/>
            <w:webHidden/>
          </w:rPr>
          <w:fldChar w:fldCharType="end"/>
        </w:r>
      </w:hyperlink>
    </w:p>
    <w:p w14:paraId="07732823" w14:textId="77777777" w:rsidR="00FF5911" w:rsidRDefault="00C07678">
      <w:pPr>
        <w:pStyle w:val="TOC1"/>
        <w:rPr>
          <w:rFonts w:cstheme="minorBidi"/>
          <w:b w:val="0"/>
          <w:bCs w:val="0"/>
          <w:i w:val="0"/>
          <w:iCs w:val="0"/>
          <w:noProof/>
          <w:sz w:val="22"/>
          <w:szCs w:val="22"/>
          <w:lang w:eastAsia="ru-RU"/>
        </w:rPr>
      </w:pPr>
      <w:hyperlink w:anchor="_Toc164845509" w:history="1">
        <w:r w:rsidR="00CB7C69" w:rsidRPr="00704E48">
          <w:rPr>
            <w:rStyle w:val="Hyperlink"/>
            <w:noProof/>
          </w:rPr>
          <w:t>7</w:t>
        </w:r>
        <w:r w:rsidR="00CB7C69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>Настройка веб-сервера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_Toc164845509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39</w:t>
        </w:r>
        <w:r w:rsidR="00CB7C69">
          <w:rPr>
            <w:noProof/>
            <w:webHidden/>
          </w:rPr>
          <w:fldChar w:fldCharType="end"/>
        </w:r>
      </w:hyperlink>
    </w:p>
    <w:p w14:paraId="07732824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510" w:history="1">
        <w:r w:rsidR="00CB7C69" w:rsidRPr="00704E48">
          <w:rPr>
            <w:rStyle w:val="Hyperlink"/>
            <w:noProof/>
          </w:rPr>
          <w:t>7.1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Загрузка образов </w:t>
        </w:r>
        <w:r w:rsidR="00CB7C69" w:rsidRPr="00704E48">
          <w:rPr>
            <w:rStyle w:val="Hyperlink"/>
            <w:noProof/>
            <w:lang w:val="en-US"/>
          </w:rPr>
          <w:t>Docker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_Toc164845510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39</w:t>
        </w:r>
        <w:r w:rsidR="00CB7C69">
          <w:rPr>
            <w:noProof/>
            <w:webHidden/>
          </w:rPr>
          <w:fldChar w:fldCharType="end"/>
        </w:r>
      </w:hyperlink>
    </w:p>
    <w:p w14:paraId="07732825" w14:textId="77777777" w:rsidR="00FF5911" w:rsidRDefault="00C07678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eastAsia="ru-RU"/>
        </w:rPr>
      </w:pPr>
      <w:hyperlink w:anchor="_Toc164845511" w:history="1">
        <w:r w:rsidR="00CB7C69" w:rsidRPr="00704E48">
          <w:rPr>
            <w:rStyle w:val="Hyperlink"/>
            <w:noProof/>
          </w:rPr>
          <w:t>7.1.1</w:t>
        </w:r>
        <w:r w:rsidR="00CB7C69">
          <w:rPr>
            <w:rFonts w:cstheme="minorBidi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Загрузка образа </w:t>
        </w:r>
        <w:r w:rsidR="00CB7C69" w:rsidRPr="00704E48">
          <w:rPr>
            <w:rStyle w:val="Hyperlink"/>
            <w:noProof/>
            <w:lang w:val="en-US"/>
          </w:rPr>
          <w:t>Docker</w:t>
        </w:r>
        <w:r w:rsidR="00CB7C69" w:rsidRPr="00704E48">
          <w:rPr>
            <w:rStyle w:val="Hyperlink"/>
            <w:noProof/>
          </w:rPr>
          <w:t xml:space="preserve"> из репозитория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_Toc164845511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39</w:t>
        </w:r>
        <w:r w:rsidR="00CB7C69">
          <w:rPr>
            <w:noProof/>
            <w:webHidden/>
          </w:rPr>
          <w:fldChar w:fldCharType="end"/>
        </w:r>
      </w:hyperlink>
    </w:p>
    <w:p w14:paraId="07732826" w14:textId="77777777" w:rsidR="00FF5911" w:rsidRDefault="00C07678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eastAsia="ru-RU"/>
        </w:rPr>
      </w:pPr>
      <w:hyperlink w:anchor="_Toc164845512" w:history="1">
        <w:r w:rsidR="00CB7C69" w:rsidRPr="00704E48">
          <w:rPr>
            <w:rStyle w:val="Hyperlink"/>
            <w:noProof/>
          </w:rPr>
          <w:t>7.1.2</w:t>
        </w:r>
        <w:r w:rsidR="00CB7C69">
          <w:rPr>
            <w:rFonts w:cstheme="minorBidi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Загрузка образа </w:t>
        </w:r>
        <w:r w:rsidR="00CB7C69" w:rsidRPr="00704E48">
          <w:rPr>
            <w:rStyle w:val="Hyperlink"/>
            <w:noProof/>
            <w:lang w:val="en-US"/>
          </w:rPr>
          <w:t>Docker</w:t>
        </w:r>
        <w:r w:rsidR="00CB7C69" w:rsidRPr="00704E48">
          <w:rPr>
            <w:rStyle w:val="Hyperlink"/>
            <w:noProof/>
          </w:rPr>
          <w:t xml:space="preserve"> из комплекта поставки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_Toc164845512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39</w:t>
        </w:r>
        <w:r w:rsidR="00CB7C69">
          <w:rPr>
            <w:noProof/>
            <w:webHidden/>
          </w:rPr>
          <w:fldChar w:fldCharType="end"/>
        </w:r>
      </w:hyperlink>
    </w:p>
    <w:p w14:paraId="07732827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513" w:history="1">
        <w:r w:rsidR="00CB7C69" w:rsidRPr="00704E48">
          <w:rPr>
            <w:rStyle w:val="Hyperlink"/>
            <w:noProof/>
          </w:rPr>
          <w:t>7.2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>Настройка конфигурации приложения WSS Docs в Vault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_Toc164845513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39</w:t>
        </w:r>
        <w:r w:rsidR="00CB7C69">
          <w:rPr>
            <w:noProof/>
            <w:webHidden/>
          </w:rPr>
          <w:fldChar w:fldCharType="end"/>
        </w:r>
      </w:hyperlink>
    </w:p>
    <w:p w14:paraId="07732828" w14:textId="77777777" w:rsidR="00FF5911" w:rsidRDefault="00C07678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eastAsia="ru-RU"/>
        </w:rPr>
      </w:pPr>
      <w:hyperlink w:anchor="_Toc164845514" w:history="1">
        <w:r w:rsidR="00CB7C69" w:rsidRPr="00704E48">
          <w:rPr>
            <w:rStyle w:val="Hyperlink"/>
            <w:noProof/>
          </w:rPr>
          <w:t>7.2.1</w:t>
        </w:r>
        <w:r w:rsidR="00CB7C69">
          <w:rPr>
            <w:rFonts w:cstheme="minorBidi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>Настройка аутентификации приложения WSS</w:t>
        </w:r>
        <w:r w:rsidR="00CB7C69" w:rsidRPr="00704E48">
          <w:rPr>
            <w:rStyle w:val="Hyperlink"/>
            <w:noProof/>
            <w:lang w:val="en-US"/>
          </w:rPr>
          <w:t xml:space="preserve"> </w:t>
        </w:r>
        <w:r w:rsidR="00CB7C69" w:rsidRPr="00704E48">
          <w:rPr>
            <w:rStyle w:val="Hyperlink"/>
            <w:noProof/>
          </w:rPr>
          <w:t>Docs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_Toc164845514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39</w:t>
        </w:r>
        <w:r w:rsidR="00CB7C69">
          <w:rPr>
            <w:noProof/>
            <w:webHidden/>
          </w:rPr>
          <w:fldChar w:fldCharType="end"/>
        </w:r>
      </w:hyperlink>
    </w:p>
    <w:p w14:paraId="07732829" w14:textId="77777777" w:rsidR="00FF5911" w:rsidRDefault="00C07678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eastAsia="ru-RU"/>
        </w:rPr>
      </w:pPr>
      <w:hyperlink w:anchor="_Toc164845515" w:history="1">
        <w:r w:rsidR="00CB7C69" w:rsidRPr="00704E48">
          <w:rPr>
            <w:rStyle w:val="Hyperlink"/>
            <w:noProof/>
          </w:rPr>
          <w:t>7.2.2</w:t>
        </w:r>
        <w:r w:rsidR="00CB7C69">
          <w:rPr>
            <w:rFonts w:cstheme="minorBidi"/>
            <w:noProof/>
            <w:sz w:val="22"/>
            <w:szCs w:val="22"/>
            <w:lang w:eastAsia="ru-RU"/>
          </w:rPr>
          <w:tab/>
        </w:r>
        <w:r w:rsidR="00CB7C69" w:rsidRPr="00704E48">
          <w:rPr>
            <w:rStyle w:val="Hyperlink"/>
            <w:noProof/>
          </w:rPr>
          <w:t>Настройка конфигурации приложения WSS Docs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_Toc164845515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41</w:t>
        </w:r>
        <w:r w:rsidR="00CB7C69">
          <w:rPr>
            <w:noProof/>
            <w:webHidden/>
          </w:rPr>
          <w:fldChar w:fldCharType="end"/>
        </w:r>
      </w:hyperlink>
    </w:p>
    <w:p w14:paraId="0773282A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516" w:history="1">
        <w:r w:rsidR="00CB7C69" w:rsidRPr="00704E48">
          <w:rPr>
            <w:rStyle w:val="Hyperlink"/>
            <w:noProof/>
          </w:rPr>
          <w:t>7.3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Настройка приложения </w:t>
        </w:r>
        <w:r w:rsidR="00CB7C69" w:rsidRPr="00704E48">
          <w:rPr>
            <w:rStyle w:val="Hyperlink"/>
            <w:noProof/>
            <w:lang w:val="en-US"/>
          </w:rPr>
          <w:t>WSS Docs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_Toc164845516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44</w:t>
        </w:r>
        <w:r w:rsidR="00CB7C69">
          <w:rPr>
            <w:noProof/>
            <w:webHidden/>
          </w:rPr>
          <w:fldChar w:fldCharType="end"/>
        </w:r>
      </w:hyperlink>
    </w:p>
    <w:p w14:paraId="0773282B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517" w:history="1">
        <w:r w:rsidR="00CB7C69" w:rsidRPr="00704E48">
          <w:rPr>
            <w:rStyle w:val="Hyperlink"/>
            <w:noProof/>
          </w:rPr>
          <w:t>7.4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 xml:space="preserve">Настройка прокси-сервера </w:t>
        </w:r>
        <w:r w:rsidR="00CB7C69" w:rsidRPr="00704E48">
          <w:rPr>
            <w:rStyle w:val="Hyperlink"/>
            <w:noProof/>
            <w:lang w:val="en-US"/>
          </w:rPr>
          <w:t>Nginx</w:t>
        </w:r>
        <w:r w:rsidR="00CB7C69" w:rsidRPr="00704E48">
          <w:rPr>
            <w:rStyle w:val="Hyperlink"/>
            <w:noProof/>
          </w:rPr>
          <w:t xml:space="preserve"> веб-приложения WSS Docs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_Toc164845517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46</w:t>
        </w:r>
        <w:r w:rsidR="00CB7C69">
          <w:rPr>
            <w:noProof/>
            <w:webHidden/>
          </w:rPr>
          <w:fldChar w:fldCharType="end"/>
        </w:r>
      </w:hyperlink>
    </w:p>
    <w:p w14:paraId="0773282C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518" w:history="1">
        <w:r w:rsidR="00CB7C69" w:rsidRPr="00704E48">
          <w:rPr>
            <w:rStyle w:val="Hyperlink"/>
            <w:noProof/>
          </w:rPr>
          <w:t>7.5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>Запуск веб-приложения WSS Docs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_Toc164845518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46</w:t>
        </w:r>
        <w:r w:rsidR="00CB7C69">
          <w:rPr>
            <w:noProof/>
            <w:webHidden/>
          </w:rPr>
          <w:fldChar w:fldCharType="end"/>
        </w:r>
      </w:hyperlink>
    </w:p>
    <w:p w14:paraId="0773282D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519" w:history="1">
        <w:r w:rsidR="00CB7C69" w:rsidRPr="00704E48">
          <w:rPr>
            <w:rStyle w:val="Hyperlink"/>
            <w:noProof/>
          </w:rPr>
          <w:t>7.6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>Настройка параметров приложения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_Toc164845519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46</w:t>
        </w:r>
        <w:r w:rsidR="00CB7C69">
          <w:rPr>
            <w:noProof/>
            <w:webHidden/>
          </w:rPr>
          <w:fldChar w:fldCharType="end"/>
        </w:r>
      </w:hyperlink>
    </w:p>
    <w:p w14:paraId="0773282E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520" w:history="1">
        <w:r w:rsidR="00CB7C69" w:rsidRPr="00704E48">
          <w:rPr>
            <w:rStyle w:val="Hyperlink"/>
            <w:noProof/>
          </w:rPr>
          <w:t>7.7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>Обновление схемы метаданных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_Toc164845520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47</w:t>
        </w:r>
        <w:r w:rsidR="00CB7C69">
          <w:rPr>
            <w:noProof/>
            <w:webHidden/>
          </w:rPr>
          <w:fldChar w:fldCharType="end"/>
        </w:r>
      </w:hyperlink>
    </w:p>
    <w:p w14:paraId="0773282F" w14:textId="77777777" w:rsidR="00FF5911" w:rsidRDefault="00C07678">
      <w:pPr>
        <w:pStyle w:val="TOC2"/>
        <w:rPr>
          <w:rFonts w:cstheme="minorBidi"/>
          <w:b w:val="0"/>
          <w:bCs w:val="0"/>
          <w:noProof/>
          <w:lang w:eastAsia="ru-RU"/>
        </w:rPr>
      </w:pPr>
      <w:hyperlink w:anchor="_Toc164845521" w:history="1">
        <w:r w:rsidR="00CB7C69" w:rsidRPr="00704E48">
          <w:rPr>
            <w:rStyle w:val="Hyperlink"/>
            <w:noProof/>
          </w:rPr>
          <w:t>7.8</w:t>
        </w:r>
        <w:r w:rsidR="00CB7C69">
          <w:rPr>
            <w:rFonts w:cstheme="minorBidi"/>
            <w:b w:val="0"/>
            <w:bCs w:val="0"/>
            <w:noProof/>
            <w:lang w:eastAsia="ru-RU"/>
          </w:rPr>
          <w:tab/>
        </w:r>
        <w:r w:rsidR="00CB7C69" w:rsidRPr="00704E48">
          <w:rPr>
            <w:rStyle w:val="Hyperlink"/>
            <w:noProof/>
          </w:rPr>
          <w:t>Обновление настроек процессов</w:t>
        </w:r>
        <w:r w:rsidR="00CB7C69">
          <w:rPr>
            <w:noProof/>
            <w:webHidden/>
          </w:rPr>
          <w:tab/>
        </w:r>
        <w:r w:rsidR="00CB7C69">
          <w:rPr>
            <w:noProof/>
            <w:webHidden/>
          </w:rPr>
          <w:fldChar w:fldCharType="begin"/>
        </w:r>
        <w:r w:rsidR="00CB7C69">
          <w:rPr>
            <w:noProof/>
            <w:webHidden/>
          </w:rPr>
          <w:instrText xml:space="preserve"> PAGEREF _Toc164845521 \h </w:instrText>
        </w:r>
        <w:r w:rsidR="00CB7C69">
          <w:rPr>
            <w:noProof/>
            <w:webHidden/>
          </w:rPr>
        </w:r>
        <w:r w:rsidR="00CB7C69">
          <w:rPr>
            <w:noProof/>
            <w:webHidden/>
          </w:rPr>
          <w:fldChar w:fldCharType="separate"/>
        </w:r>
        <w:r w:rsidR="00CB7C69">
          <w:rPr>
            <w:noProof/>
            <w:webHidden/>
          </w:rPr>
          <w:t>48</w:t>
        </w:r>
        <w:r w:rsidR="00CB7C69">
          <w:rPr>
            <w:noProof/>
            <w:webHidden/>
          </w:rPr>
          <w:fldChar w:fldCharType="end"/>
        </w:r>
      </w:hyperlink>
    </w:p>
    <w:p w14:paraId="07732830" w14:textId="77777777" w:rsidR="0050092F" w:rsidRDefault="00CB7C69" w:rsidP="00972716">
      <w:pPr>
        <w:rPr>
          <w:lang w:val="en-US"/>
        </w:rPr>
      </w:pPr>
      <w:r>
        <w:fldChar w:fldCharType="end"/>
      </w:r>
      <w:r>
        <w:rPr>
          <w:lang w:val="en-US"/>
        </w:rPr>
        <w:br w:type="page"/>
      </w:r>
    </w:p>
    <w:p w14:paraId="07732831" w14:textId="77777777" w:rsidR="0050092F" w:rsidRPr="003960AB" w:rsidRDefault="00CB7C69" w:rsidP="0050092F">
      <w:pPr>
        <w:pStyle w:val="Heading1"/>
      </w:pPr>
      <w:bookmarkStart w:id="1" w:name="_Toc164845476"/>
      <w:r>
        <w:lastRenderedPageBreak/>
        <w:t xml:space="preserve">Комплект поставки расположение файлов конфигурации </w:t>
      </w:r>
      <w:r>
        <w:rPr>
          <w:lang w:val="en-US"/>
        </w:rPr>
        <w:t>WSS</w:t>
      </w:r>
      <w:r w:rsidRPr="003960AB">
        <w:t xml:space="preserve"> </w:t>
      </w:r>
      <w:r>
        <w:rPr>
          <w:lang w:val="en-US"/>
        </w:rPr>
        <w:t>Docs</w:t>
      </w:r>
      <w:bookmarkEnd w:id="1"/>
    </w:p>
    <w:p w14:paraId="07732832" w14:textId="77777777" w:rsidR="007B36A0" w:rsidRPr="004E40BC" w:rsidRDefault="00CB7C69" w:rsidP="004E40BC">
      <w:pPr>
        <w:pStyle w:val="Heading2"/>
      </w:pPr>
      <w:bookmarkStart w:id="2" w:name="_Toc164845477"/>
      <w:r>
        <w:t xml:space="preserve">Необходимые дистрибутивы и состав комплекта поставки </w:t>
      </w:r>
      <w:r>
        <w:rPr>
          <w:lang w:val="en-US"/>
        </w:rPr>
        <w:t>WSS</w:t>
      </w:r>
      <w:r w:rsidRPr="0055467D">
        <w:t xml:space="preserve"> </w:t>
      </w:r>
      <w:r>
        <w:rPr>
          <w:lang w:val="en-US"/>
        </w:rPr>
        <w:t>Docs</w:t>
      </w:r>
      <w:bookmarkEnd w:id="2"/>
    </w:p>
    <w:p w14:paraId="07732833" w14:textId="77777777" w:rsidR="00B45CE3" w:rsidRPr="0055467D" w:rsidRDefault="00CB7C69" w:rsidP="000E6A4E">
      <w:pPr>
        <w:pStyle w:val="ListParagraph"/>
        <w:numPr>
          <w:ilvl w:val="0"/>
          <w:numId w:val="19"/>
        </w:numPr>
      </w:pPr>
      <w:r w:rsidRPr="00B45CE3">
        <w:rPr>
          <w:lang w:val="en-US"/>
        </w:rPr>
        <w:t>WSS</w:t>
      </w:r>
      <w:r w:rsidRPr="0055467D">
        <w:t xml:space="preserve"> </w:t>
      </w:r>
      <w:r w:rsidRPr="00B45CE3">
        <w:rPr>
          <w:lang w:val="en-US"/>
        </w:rPr>
        <w:t>Docs</w:t>
      </w:r>
      <w:r w:rsidRPr="0055467D">
        <w:t>. Данный дистрибутив включает в себя:</w:t>
      </w:r>
    </w:p>
    <w:p w14:paraId="07732834" w14:textId="77777777" w:rsidR="00261548" w:rsidRPr="00E81F3D" w:rsidRDefault="00CB7C69" w:rsidP="0055467D">
      <w:pPr>
        <w:pStyle w:val="ListParagraph"/>
        <w:numPr>
          <w:ilvl w:val="1"/>
          <w:numId w:val="2"/>
        </w:numPr>
      </w:pPr>
      <w:r>
        <w:t>Папка «Базы данных», содержит резервные копии баз данных с именами:</w:t>
      </w:r>
    </w:p>
    <w:p w14:paraId="07732835" w14:textId="77777777" w:rsidR="00261548" w:rsidRDefault="00CB7C69" w:rsidP="0055467D">
      <w:pPr>
        <w:pStyle w:val="ListParagraph"/>
        <w:numPr>
          <w:ilvl w:val="2"/>
          <w:numId w:val="2"/>
        </w:numPr>
        <w:rPr>
          <w:lang w:val="en-US"/>
        </w:rPr>
      </w:pPr>
      <w:r w:rsidRPr="003960AB">
        <w:rPr>
          <w:b/>
          <w:lang w:val="en-US"/>
        </w:rPr>
        <w:t>“DBF_Content”</w:t>
      </w:r>
    </w:p>
    <w:p w14:paraId="07732836" w14:textId="77777777" w:rsidR="00261548" w:rsidRDefault="00CB7C69" w:rsidP="0055467D">
      <w:pPr>
        <w:pStyle w:val="ListParagraph"/>
        <w:numPr>
          <w:ilvl w:val="2"/>
          <w:numId w:val="2"/>
        </w:numPr>
        <w:rPr>
          <w:lang w:val="en-US"/>
        </w:rPr>
      </w:pPr>
      <w:r w:rsidRPr="003960AB">
        <w:rPr>
          <w:b/>
          <w:lang w:val="en-US"/>
        </w:rPr>
        <w:t>“DBF_Content_Archive”</w:t>
      </w:r>
    </w:p>
    <w:p w14:paraId="07732837" w14:textId="77777777" w:rsidR="00261548" w:rsidRDefault="00CB7C69" w:rsidP="0055467D">
      <w:pPr>
        <w:pStyle w:val="ListParagraph"/>
        <w:numPr>
          <w:ilvl w:val="2"/>
          <w:numId w:val="2"/>
        </w:numPr>
        <w:rPr>
          <w:lang w:val="en-US"/>
        </w:rPr>
      </w:pPr>
      <w:r w:rsidRPr="00E81F3D">
        <w:rPr>
          <w:b/>
          <w:lang w:val="en-US"/>
        </w:rPr>
        <w:t>“DBF_Content_Logs”</w:t>
      </w:r>
    </w:p>
    <w:p w14:paraId="07732838" w14:textId="77777777" w:rsidR="00F804BA" w:rsidRDefault="00CB7C69" w:rsidP="004E40BC">
      <w:pPr>
        <w:pStyle w:val="ListParagraph"/>
        <w:numPr>
          <w:ilvl w:val="1"/>
          <w:numId w:val="2"/>
        </w:numPr>
      </w:pPr>
      <w:r>
        <w:t xml:space="preserve">Образ для системы контейнеризации </w:t>
      </w:r>
      <w:r>
        <w:rPr>
          <w:lang w:val="en-US"/>
        </w:rPr>
        <w:t>Docker</w:t>
      </w:r>
      <w:r w:rsidRPr="0055467D">
        <w:t xml:space="preserve"> </w:t>
      </w:r>
      <w:r>
        <w:t xml:space="preserve">- </w:t>
      </w:r>
      <w:r>
        <w:rPr>
          <w:lang w:val="en-US"/>
        </w:rPr>
        <w:t>WSS</w:t>
      </w:r>
      <w:r w:rsidRPr="0055467D">
        <w:t xml:space="preserve"> </w:t>
      </w:r>
      <w:r>
        <w:rPr>
          <w:lang w:val="en-US"/>
        </w:rPr>
        <w:t>Docs</w:t>
      </w:r>
      <w:r w:rsidRPr="0055467D">
        <w:t>:</w:t>
      </w:r>
    </w:p>
    <w:p w14:paraId="07732839" w14:textId="77777777" w:rsidR="00F804BA" w:rsidRPr="00E8409F" w:rsidRDefault="00CB7C69" w:rsidP="0055467D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images</w:t>
      </w:r>
      <w:r w:rsidRPr="00E8409F">
        <w:rPr>
          <w:lang w:val="en-US"/>
        </w:rPr>
        <w:t>.</w:t>
      </w:r>
      <w:r>
        <w:rPr>
          <w:lang w:val="en-US"/>
        </w:rPr>
        <w:t>wss</w:t>
      </w:r>
      <w:r w:rsidRPr="00E8409F">
        <w:rPr>
          <w:lang w:val="en-US"/>
        </w:rPr>
        <w:t>-</w:t>
      </w:r>
      <w:r>
        <w:rPr>
          <w:lang w:val="en-US"/>
        </w:rPr>
        <w:t>consulting</w:t>
      </w:r>
      <w:r w:rsidRPr="00E8409F">
        <w:rPr>
          <w:lang w:val="en-US"/>
        </w:rPr>
        <w:t>.</w:t>
      </w:r>
      <w:r>
        <w:rPr>
          <w:lang w:val="en-US"/>
        </w:rPr>
        <w:t>ru</w:t>
      </w:r>
      <w:r w:rsidRPr="00E8409F">
        <w:rPr>
          <w:lang w:val="en-US"/>
        </w:rPr>
        <w:t>/{</w:t>
      </w:r>
      <w:r>
        <w:t>имя</w:t>
      </w:r>
      <w:r w:rsidRPr="00E8409F">
        <w:rPr>
          <w:lang w:val="en-US"/>
        </w:rPr>
        <w:t>_</w:t>
      </w:r>
      <w:r>
        <w:t>проекта</w:t>
      </w:r>
      <w:r w:rsidR="00E8409F" w:rsidRPr="00E8409F">
        <w:rPr>
          <w:lang w:val="en-US"/>
        </w:rPr>
        <w:t>}/</w:t>
      </w:r>
      <w:r w:rsidR="00E8409F">
        <w:rPr>
          <w:lang w:val="en-US"/>
        </w:rPr>
        <w:t>wss</w:t>
      </w:r>
      <w:r w:rsidRPr="00E8409F">
        <w:rPr>
          <w:lang w:val="en-US"/>
        </w:rPr>
        <w:t xml:space="preserve"> -</w:t>
      </w:r>
      <w:r w:rsidR="00921FBB" w:rsidRPr="00E8409F">
        <w:rPr>
          <w:lang w:val="en-US"/>
        </w:rPr>
        <w:t xml:space="preserve"> </w:t>
      </w:r>
      <w:r>
        <w:rPr>
          <w:b/>
        </w:rPr>
        <w:t>архив</w:t>
      </w:r>
      <w:r w:rsidRPr="00E8409F">
        <w:rPr>
          <w:b/>
          <w:lang w:val="en-US"/>
        </w:rPr>
        <w:t xml:space="preserve"> </w:t>
      </w:r>
      <w:r>
        <w:rPr>
          <w:lang w:val="en-US"/>
        </w:rPr>
        <w:t>image</w:t>
      </w:r>
      <w:r w:rsidRPr="00E8409F">
        <w:rPr>
          <w:lang w:val="en-US"/>
        </w:rPr>
        <w:t>_</w:t>
      </w:r>
      <w:r w:rsidR="00E8409F">
        <w:rPr>
          <w:lang w:val="en-US"/>
        </w:rPr>
        <w:t>docs</w:t>
      </w:r>
      <w:r w:rsidRPr="00E8409F">
        <w:rPr>
          <w:lang w:val="en-US"/>
        </w:rPr>
        <w:t>.</w:t>
      </w:r>
      <w:r>
        <w:rPr>
          <w:lang w:val="en-US"/>
        </w:rPr>
        <w:t>tar</w:t>
      </w:r>
    </w:p>
    <w:p w14:paraId="0773283A" w14:textId="77777777" w:rsidR="00F804BA" w:rsidRPr="0055467D" w:rsidRDefault="00CB7C69" w:rsidP="004E40BC">
      <w:pPr>
        <w:pStyle w:val="ListParagraph"/>
        <w:numPr>
          <w:ilvl w:val="1"/>
          <w:numId w:val="2"/>
        </w:numPr>
      </w:pPr>
      <w:r>
        <w:t>Папка «</w:t>
      </w:r>
      <w:r>
        <w:rPr>
          <w:lang w:val="en-US"/>
        </w:rPr>
        <w:t>WSS</w:t>
      </w:r>
      <w:r w:rsidRPr="0055467D">
        <w:t xml:space="preserve"> </w:t>
      </w:r>
      <w:r>
        <w:rPr>
          <w:lang w:val="en-US"/>
        </w:rPr>
        <w:t>Docs</w:t>
      </w:r>
      <w:r>
        <w:t>», содержит файлы:</w:t>
      </w:r>
    </w:p>
    <w:p w14:paraId="0773283B" w14:textId="77777777" w:rsidR="00335388" w:rsidRPr="0055467D" w:rsidRDefault="00CB7C69" w:rsidP="0055467D">
      <w:pPr>
        <w:pStyle w:val="ListParagraph"/>
        <w:numPr>
          <w:ilvl w:val="2"/>
          <w:numId w:val="2"/>
        </w:numPr>
      </w:pPr>
      <w:r>
        <w:t>Настройки</w:t>
      </w:r>
      <w:r w:rsidRPr="0055467D">
        <w:t xml:space="preserve"> </w:t>
      </w:r>
      <w:r>
        <w:t>служб</w:t>
      </w:r>
      <w:r w:rsidRPr="0055467D">
        <w:t xml:space="preserve"> </w:t>
      </w:r>
      <w:r>
        <w:t>для</w:t>
      </w:r>
      <w:r w:rsidRPr="0055467D">
        <w:t xml:space="preserve"> </w:t>
      </w:r>
      <w:r>
        <w:rPr>
          <w:lang w:val="en-US"/>
        </w:rPr>
        <w:t>NET</w:t>
      </w:r>
      <w:r w:rsidRPr="0055467D">
        <w:t xml:space="preserve"> </w:t>
      </w:r>
      <w:r w:rsidRPr="003960AB">
        <w:rPr>
          <w:b/>
          <w:lang w:val="en-US"/>
        </w:rPr>
        <w:t>default</w:t>
      </w:r>
      <w:r w:rsidRPr="0055467D">
        <w:rPr>
          <w:b/>
        </w:rPr>
        <w:t>.</w:t>
      </w:r>
      <w:r w:rsidRPr="003960AB">
        <w:rPr>
          <w:b/>
          <w:lang w:val="en-US"/>
        </w:rPr>
        <w:t>appsettings</w:t>
      </w:r>
      <w:r w:rsidRPr="0055467D">
        <w:rPr>
          <w:b/>
        </w:rPr>
        <w:t>.</w:t>
      </w:r>
      <w:r w:rsidRPr="003960AB">
        <w:rPr>
          <w:b/>
          <w:lang w:val="en-US"/>
        </w:rPr>
        <w:t>json</w:t>
      </w:r>
    </w:p>
    <w:p w14:paraId="0773283C" w14:textId="77777777" w:rsidR="00335388" w:rsidRPr="0055467D" w:rsidRDefault="00CB7C69" w:rsidP="0055467D">
      <w:pPr>
        <w:pStyle w:val="ListParagraph"/>
        <w:numPr>
          <w:ilvl w:val="2"/>
          <w:numId w:val="2"/>
        </w:numPr>
      </w:pPr>
      <w:r>
        <w:t xml:space="preserve">Основной файл окружения </w:t>
      </w:r>
      <w:r w:rsidRPr="003960AB">
        <w:rPr>
          <w:b/>
          <w:lang w:val="en-US"/>
        </w:rPr>
        <w:t>startup</w:t>
      </w:r>
      <w:r w:rsidRPr="0055467D">
        <w:rPr>
          <w:b/>
        </w:rPr>
        <w:t>.</w:t>
      </w:r>
      <w:r w:rsidRPr="003960AB">
        <w:rPr>
          <w:b/>
          <w:lang w:val="en-US"/>
        </w:rPr>
        <w:t>env</w:t>
      </w:r>
    </w:p>
    <w:p w14:paraId="0773283D" w14:textId="77777777" w:rsidR="00335388" w:rsidRPr="0055467D" w:rsidRDefault="00CB7C69" w:rsidP="0055467D">
      <w:pPr>
        <w:pStyle w:val="ListParagraph"/>
        <w:numPr>
          <w:ilvl w:val="2"/>
          <w:numId w:val="2"/>
        </w:numPr>
      </w:pPr>
      <w:r>
        <w:t>Файл</w:t>
      </w:r>
      <w:r w:rsidRPr="0055467D">
        <w:t xml:space="preserve"> </w:t>
      </w:r>
      <w:r>
        <w:t>секретов</w:t>
      </w:r>
      <w:r w:rsidRPr="0055467D">
        <w:t xml:space="preserve"> </w:t>
      </w:r>
      <w:r>
        <w:t>для</w:t>
      </w:r>
      <w:r w:rsidRPr="0055467D">
        <w:t xml:space="preserve"> </w:t>
      </w:r>
      <w:r>
        <w:rPr>
          <w:lang w:val="en-US"/>
        </w:rPr>
        <w:t>Vault</w:t>
      </w:r>
      <w:r w:rsidRPr="0055467D">
        <w:t xml:space="preserve"> </w:t>
      </w:r>
      <w:r w:rsidRPr="003960AB">
        <w:rPr>
          <w:b/>
          <w:lang w:val="en-US"/>
        </w:rPr>
        <w:t>vault</w:t>
      </w:r>
      <w:r w:rsidRPr="0055467D">
        <w:rPr>
          <w:b/>
        </w:rPr>
        <w:t>.</w:t>
      </w:r>
      <w:r w:rsidRPr="003960AB">
        <w:rPr>
          <w:b/>
          <w:lang w:val="en-US"/>
        </w:rPr>
        <w:t>settings</w:t>
      </w:r>
      <w:r w:rsidRPr="0055467D">
        <w:rPr>
          <w:b/>
        </w:rPr>
        <w:t>.</w:t>
      </w:r>
      <w:r w:rsidRPr="003960AB">
        <w:rPr>
          <w:b/>
          <w:lang w:val="en-US"/>
        </w:rPr>
        <w:t>json</w:t>
      </w:r>
    </w:p>
    <w:p w14:paraId="0773283E" w14:textId="77777777" w:rsidR="007E0027" w:rsidRPr="004E40BC" w:rsidRDefault="00CB7C69" w:rsidP="0055467D">
      <w:pPr>
        <w:pStyle w:val="ListParagraph"/>
        <w:numPr>
          <w:ilvl w:val="2"/>
          <w:numId w:val="2"/>
        </w:numPr>
      </w:pPr>
      <w:r>
        <w:t>Папка с основным приложением</w:t>
      </w:r>
      <w:r w:rsidR="00E23A6D" w:rsidRPr="004E40BC">
        <w:t xml:space="preserve"> </w:t>
      </w:r>
      <w:r>
        <w:rPr>
          <w:b/>
        </w:rPr>
        <w:t>«</w:t>
      </w:r>
      <w:r w:rsidR="00E23A6D" w:rsidRPr="003960AB">
        <w:rPr>
          <w:b/>
          <w:lang w:val="en-US"/>
        </w:rPr>
        <w:t>app</w:t>
      </w:r>
      <w:r>
        <w:rPr>
          <w:b/>
        </w:rPr>
        <w:t>»</w:t>
      </w:r>
    </w:p>
    <w:p w14:paraId="0773283F" w14:textId="77777777" w:rsidR="00335388" w:rsidRPr="004E40BC" w:rsidRDefault="00CB7C69" w:rsidP="0055467D">
      <w:pPr>
        <w:pStyle w:val="ListParagraph"/>
        <w:numPr>
          <w:ilvl w:val="3"/>
          <w:numId w:val="2"/>
        </w:numPr>
      </w:pPr>
      <w:r>
        <w:t>Ссылка</w:t>
      </w:r>
      <w:r w:rsidRPr="004E40BC">
        <w:t xml:space="preserve"> </w:t>
      </w:r>
      <w:r>
        <w:t>на</w:t>
      </w:r>
      <w:r w:rsidRPr="004E40BC">
        <w:t xml:space="preserve"> </w:t>
      </w:r>
      <w:r>
        <w:t>файл</w:t>
      </w:r>
      <w:r w:rsidRPr="004E40BC">
        <w:t xml:space="preserve"> </w:t>
      </w:r>
      <w:r>
        <w:t>с</w:t>
      </w:r>
      <w:r w:rsidRPr="004E40BC">
        <w:t xml:space="preserve"> </w:t>
      </w:r>
      <w:r>
        <w:t>окружением</w:t>
      </w:r>
      <w:r w:rsidRPr="004E40BC">
        <w:t xml:space="preserve"> </w:t>
      </w:r>
      <w:r w:rsidRPr="004E40BC">
        <w:rPr>
          <w:b/>
        </w:rPr>
        <w:t>.</w:t>
      </w:r>
      <w:r w:rsidRPr="003960AB">
        <w:rPr>
          <w:b/>
          <w:lang w:val="en-US"/>
        </w:rPr>
        <w:t>env</w:t>
      </w:r>
    </w:p>
    <w:p w14:paraId="07732840" w14:textId="77777777" w:rsidR="007E0027" w:rsidRPr="003960AB" w:rsidRDefault="00CB7C69" w:rsidP="0055467D">
      <w:pPr>
        <w:pStyle w:val="ListParagraph"/>
        <w:numPr>
          <w:ilvl w:val="3"/>
          <w:numId w:val="2"/>
        </w:numPr>
        <w:rPr>
          <w:lang w:val="en-US"/>
        </w:rPr>
      </w:pPr>
      <w:r>
        <w:t>Настройки</w:t>
      </w:r>
      <w:r w:rsidRPr="003960AB">
        <w:rPr>
          <w:lang w:val="en-US"/>
        </w:rPr>
        <w:t xml:space="preserve"> </w:t>
      </w:r>
      <w:r>
        <w:t>для</w:t>
      </w:r>
      <w:r w:rsidRPr="003960AB">
        <w:rPr>
          <w:lang w:val="en-US"/>
        </w:rPr>
        <w:t xml:space="preserve"> </w:t>
      </w:r>
      <w:r>
        <w:rPr>
          <w:lang w:val="en-US"/>
        </w:rPr>
        <w:t xml:space="preserve">NET </w:t>
      </w:r>
      <w:r w:rsidRPr="003960AB">
        <w:rPr>
          <w:b/>
          <w:lang w:val="en-US"/>
        </w:rPr>
        <w:t>appsettings.json</w:t>
      </w:r>
    </w:p>
    <w:p w14:paraId="07732841" w14:textId="77777777" w:rsidR="007E0027" w:rsidRPr="003960AB" w:rsidRDefault="00CB7C69" w:rsidP="0055467D">
      <w:pPr>
        <w:pStyle w:val="ListParagraph"/>
        <w:numPr>
          <w:ilvl w:val="3"/>
          <w:numId w:val="2"/>
        </w:numPr>
        <w:rPr>
          <w:lang w:val="en-US"/>
        </w:rPr>
      </w:pPr>
      <w:r>
        <w:t>Файл</w:t>
      </w:r>
      <w:r w:rsidRPr="003960AB">
        <w:rPr>
          <w:lang w:val="en-US"/>
        </w:rPr>
        <w:t xml:space="preserve"> </w:t>
      </w:r>
      <w:r>
        <w:rPr>
          <w:lang w:val="en-US"/>
        </w:rPr>
        <w:t xml:space="preserve">Docker Compose </w:t>
      </w:r>
      <w:r w:rsidRPr="003960AB">
        <w:rPr>
          <w:b/>
          <w:lang w:val="en-US"/>
        </w:rPr>
        <w:t>docker-compose.yml</w:t>
      </w:r>
    </w:p>
    <w:p w14:paraId="07732842" w14:textId="77777777" w:rsidR="00335388" w:rsidRPr="0055467D" w:rsidRDefault="00CB7C69" w:rsidP="00120289">
      <w:pPr>
        <w:pStyle w:val="ListParagraph"/>
        <w:numPr>
          <w:ilvl w:val="3"/>
          <w:numId w:val="2"/>
        </w:numPr>
      </w:pPr>
      <w:r>
        <w:t>Конфигурация</w:t>
      </w:r>
      <w:r w:rsidRPr="0055467D">
        <w:rPr>
          <w:lang w:val="en-US"/>
        </w:rPr>
        <w:t xml:space="preserve"> </w:t>
      </w:r>
      <w:r>
        <w:t>сервера</w:t>
      </w:r>
      <w:r w:rsidRPr="0055467D">
        <w:rPr>
          <w:lang w:val="en-US"/>
        </w:rPr>
        <w:t xml:space="preserve"> </w:t>
      </w:r>
      <w:r w:rsidR="00120289">
        <w:rPr>
          <w:lang w:val="en-US"/>
        </w:rPr>
        <w:t xml:space="preserve">Nginx </w:t>
      </w:r>
      <w:r w:rsidR="00120289">
        <w:rPr>
          <w:b/>
          <w:lang w:val="en-US"/>
        </w:rPr>
        <w:t>nginx.conf</w:t>
      </w:r>
    </w:p>
    <w:p w14:paraId="07732843" w14:textId="77777777" w:rsidR="00335388" w:rsidRPr="0055467D" w:rsidRDefault="00CB7C69" w:rsidP="0055467D">
      <w:pPr>
        <w:pStyle w:val="ListParagraph"/>
        <w:numPr>
          <w:ilvl w:val="2"/>
          <w:numId w:val="2"/>
        </w:numPr>
      </w:pPr>
      <w:r>
        <w:t>Папка с сервисами приложения «</w:t>
      </w:r>
      <w:r w:rsidR="00E23A6D" w:rsidRPr="003960AB">
        <w:rPr>
          <w:b/>
          <w:lang w:val="en-US"/>
        </w:rPr>
        <w:t>services</w:t>
      </w:r>
      <w:r>
        <w:rPr>
          <w:b/>
        </w:rPr>
        <w:t>»</w:t>
      </w:r>
    </w:p>
    <w:p w14:paraId="07732844" w14:textId="77777777" w:rsidR="00335388" w:rsidRPr="003960AB" w:rsidRDefault="00CB7C69" w:rsidP="0055467D">
      <w:pPr>
        <w:pStyle w:val="ListParagraph"/>
        <w:numPr>
          <w:ilvl w:val="3"/>
          <w:numId w:val="2"/>
        </w:numPr>
        <w:rPr>
          <w:lang w:val="en-US"/>
        </w:rPr>
      </w:pPr>
      <w:r>
        <w:t>Файл</w:t>
      </w:r>
      <w:r w:rsidRPr="003960AB">
        <w:rPr>
          <w:lang w:val="en-US"/>
        </w:rPr>
        <w:t xml:space="preserve"> </w:t>
      </w:r>
      <w:r>
        <w:rPr>
          <w:lang w:val="en-US"/>
        </w:rPr>
        <w:t xml:space="preserve">Docker Compose </w:t>
      </w:r>
      <w:r w:rsidRPr="003960AB">
        <w:rPr>
          <w:b/>
          <w:lang w:val="en-US"/>
        </w:rPr>
        <w:t>docker-compose.yml</w:t>
      </w:r>
    </w:p>
    <w:p w14:paraId="07732845" w14:textId="77777777" w:rsidR="00695C1C" w:rsidRPr="0055467D" w:rsidRDefault="00CB7C69" w:rsidP="0055467D">
      <w:pPr>
        <w:pStyle w:val="ListParagraph"/>
        <w:numPr>
          <w:ilvl w:val="3"/>
          <w:numId w:val="2"/>
        </w:numPr>
      </w:pPr>
      <w:r>
        <w:t xml:space="preserve">Ссылка на файл с окружением </w:t>
      </w:r>
      <w:r w:rsidRPr="003960AB">
        <w:rPr>
          <w:b/>
        </w:rPr>
        <w:t>.</w:t>
      </w:r>
      <w:r w:rsidRPr="003960AB">
        <w:rPr>
          <w:b/>
          <w:lang w:val="en-US"/>
        </w:rPr>
        <w:t>env</w:t>
      </w:r>
    </w:p>
    <w:p w14:paraId="07732846" w14:textId="77777777" w:rsidR="00B45CE3" w:rsidRDefault="00CB7C69" w:rsidP="000E6A4E">
      <w:pPr>
        <w:pStyle w:val="ListParagraph"/>
        <w:numPr>
          <w:ilvl w:val="0"/>
          <w:numId w:val="19"/>
        </w:numPr>
      </w:pPr>
      <w:r w:rsidRPr="004E40BC">
        <w:rPr>
          <w:lang w:val="en-US"/>
        </w:rPr>
        <w:t>WSS</w:t>
      </w:r>
      <w:r w:rsidRPr="0055467D">
        <w:t xml:space="preserve"> </w:t>
      </w:r>
      <w:r w:rsidRPr="004E40BC">
        <w:rPr>
          <w:lang w:val="en-US"/>
        </w:rPr>
        <w:t>Storage</w:t>
      </w:r>
      <w:r w:rsidRPr="00E81F3D">
        <w:t xml:space="preserve">. </w:t>
      </w:r>
      <w:r>
        <w:t>Данный дистрибутив включает в себя</w:t>
      </w:r>
      <w:r w:rsidRPr="0055467D">
        <w:t>:</w:t>
      </w:r>
    </w:p>
    <w:p w14:paraId="07732847" w14:textId="77777777" w:rsidR="00B45CE3" w:rsidRDefault="00CB7C69" w:rsidP="000E6A4E">
      <w:pPr>
        <w:pStyle w:val="ListParagraph"/>
        <w:numPr>
          <w:ilvl w:val="1"/>
          <w:numId w:val="18"/>
        </w:numPr>
      </w:pPr>
      <w:r w:rsidRPr="00B45CE3">
        <w:t>Папка «Базы данных», содержит резервные копии баз данных с именами:</w:t>
      </w:r>
    </w:p>
    <w:p w14:paraId="07732848" w14:textId="77777777" w:rsidR="00B45CE3" w:rsidRPr="0055467D" w:rsidRDefault="00CB7C69" w:rsidP="000E6A4E">
      <w:pPr>
        <w:pStyle w:val="ListParagraph"/>
        <w:numPr>
          <w:ilvl w:val="2"/>
          <w:numId w:val="18"/>
        </w:numPr>
        <w:rPr>
          <w:lang w:val="en-US"/>
        </w:rPr>
      </w:pPr>
      <w:r w:rsidRPr="00E81F3D">
        <w:rPr>
          <w:b/>
          <w:lang w:val="en-US"/>
        </w:rPr>
        <w:t>“DBF_Storage”</w:t>
      </w:r>
    </w:p>
    <w:p w14:paraId="07732849" w14:textId="77777777" w:rsidR="00B45CE3" w:rsidRDefault="00CB7C69" w:rsidP="000E6A4E">
      <w:pPr>
        <w:pStyle w:val="ListParagraph"/>
        <w:numPr>
          <w:ilvl w:val="1"/>
          <w:numId w:val="18"/>
        </w:numPr>
      </w:pPr>
      <w:r>
        <w:t xml:space="preserve">Образ для системы контейнеризации </w:t>
      </w:r>
      <w:r>
        <w:rPr>
          <w:lang w:val="en-US"/>
        </w:rPr>
        <w:t>Docker</w:t>
      </w:r>
      <w:r w:rsidRPr="00E81F3D">
        <w:t xml:space="preserve"> </w:t>
      </w:r>
      <w:r>
        <w:t xml:space="preserve">– </w:t>
      </w:r>
      <w:r>
        <w:rPr>
          <w:lang w:val="en-US"/>
        </w:rPr>
        <w:t>WSS</w:t>
      </w:r>
      <w:r>
        <w:t xml:space="preserve"> </w:t>
      </w:r>
      <w:r>
        <w:rPr>
          <w:lang w:val="en-US"/>
        </w:rPr>
        <w:t>Storage</w:t>
      </w:r>
      <w:r w:rsidRPr="00E81F3D">
        <w:t>:</w:t>
      </w:r>
    </w:p>
    <w:p w14:paraId="0773284A" w14:textId="77777777" w:rsidR="00B45CE3" w:rsidRPr="00E81F3D" w:rsidRDefault="00CB7C69" w:rsidP="00E8409F">
      <w:pPr>
        <w:pStyle w:val="ListParagraph"/>
        <w:numPr>
          <w:ilvl w:val="2"/>
          <w:numId w:val="18"/>
        </w:numPr>
        <w:rPr>
          <w:lang w:val="en-US"/>
        </w:rPr>
      </w:pPr>
      <w:r>
        <w:rPr>
          <w:lang w:val="en-US"/>
        </w:rPr>
        <w:t>images</w:t>
      </w:r>
      <w:r w:rsidRPr="00E81F3D">
        <w:rPr>
          <w:lang w:val="en-US"/>
        </w:rPr>
        <w:t>.</w:t>
      </w:r>
      <w:r>
        <w:rPr>
          <w:lang w:val="en-US"/>
        </w:rPr>
        <w:t>wss-consulting.ru/{</w:t>
      </w:r>
      <w:r>
        <w:t>имя</w:t>
      </w:r>
      <w:r w:rsidRPr="00E81F3D">
        <w:rPr>
          <w:lang w:val="en-US"/>
        </w:rPr>
        <w:t>_</w:t>
      </w:r>
      <w:r>
        <w:t>проекта</w:t>
      </w:r>
      <w:r w:rsidR="00E8409F">
        <w:rPr>
          <w:lang w:val="en-US"/>
        </w:rPr>
        <w:t>}/storage</w:t>
      </w:r>
      <w:r>
        <w:rPr>
          <w:lang w:val="en-US"/>
        </w:rPr>
        <w:t xml:space="preserve"> </w:t>
      </w:r>
      <w:r w:rsidR="00E8409F">
        <w:rPr>
          <w:lang w:val="en-US"/>
        </w:rPr>
        <w:t>–</w:t>
      </w:r>
      <w:r>
        <w:rPr>
          <w:lang w:val="en-US"/>
        </w:rPr>
        <w:t xml:space="preserve"> </w:t>
      </w:r>
      <w:r>
        <w:rPr>
          <w:b/>
        </w:rPr>
        <w:t>архив</w:t>
      </w:r>
      <w:r w:rsidR="00E8409F">
        <w:rPr>
          <w:b/>
          <w:lang w:val="en-US"/>
        </w:rPr>
        <w:t xml:space="preserve"> </w:t>
      </w:r>
      <w:r>
        <w:rPr>
          <w:lang w:val="en-US"/>
        </w:rPr>
        <w:t>image</w:t>
      </w:r>
      <w:r w:rsidRPr="00E81F3D">
        <w:rPr>
          <w:lang w:val="en-US"/>
        </w:rPr>
        <w:t>_</w:t>
      </w:r>
      <w:r>
        <w:rPr>
          <w:lang w:val="en-US"/>
        </w:rPr>
        <w:t>storage</w:t>
      </w:r>
      <w:r w:rsidRPr="00E81F3D">
        <w:rPr>
          <w:lang w:val="en-US"/>
        </w:rPr>
        <w:t>.</w:t>
      </w:r>
      <w:r>
        <w:rPr>
          <w:lang w:val="en-US"/>
        </w:rPr>
        <w:t>tar</w:t>
      </w:r>
    </w:p>
    <w:p w14:paraId="0773284B" w14:textId="77777777" w:rsidR="00F804BA" w:rsidRPr="004E40BC" w:rsidRDefault="00CB7C69" w:rsidP="000E6A4E">
      <w:pPr>
        <w:pStyle w:val="ListParagraph"/>
        <w:numPr>
          <w:ilvl w:val="1"/>
          <w:numId w:val="18"/>
        </w:numPr>
        <w:rPr>
          <w:lang w:val="en-US"/>
        </w:rPr>
      </w:pPr>
      <w:r>
        <w:t>Папка</w:t>
      </w:r>
      <w:r w:rsidRPr="0055467D">
        <w:rPr>
          <w:lang w:val="en-US"/>
        </w:rPr>
        <w:t xml:space="preserve"> «</w:t>
      </w:r>
      <w:r>
        <w:rPr>
          <w:lang w:val="en-US"/>
        </w:rPr>
        <w:t>WSS</w:t>
      </w:r>
      <w:r w:rsidRPr="0055467D">
        <w:rPr>
          <w:lang w:val="en-US"/>
        </w:rPr>
        <w:t xml:space="preserve"> </w:t>
      </w:r>
      <w:r>
        <w:rPr>
          <w:lang w:val="en-US"/>
        </w:rPr>
        <w:t>Storage</w:t>
      </w:r>
      <w:r w:rsidRPr="0055467D">
        <w:rPr>
          <w:lang w:val="en-US"/>
        </w:rPr>
        <w:t xml:space="preserve">», </w:t>
      </w:r>
      <w:r>
        <w:t>содержит</w:t>
      </w:r>
      <w:r w:rsidRPr="0055467D">
        <w:rPr>
          <w:lang w:val="en-US"/>
        </w:rPr>
        <w:t xml:space="preserve"> </w:t>
      </w:r>
      <w:r>
        <w:t>файлы</w:t>
      </w:r>
      <w:r w:rsidRPr="0055467D">
        <w:rPr>
          <w:lang w:val="en-US"/>
        </w:rPr>
        <w:t>:</w:t>
      </w:r>
    </w:p>
    <w:p w14:paraId="0773284C" w14:textId="77777777" w:rsidR="00F804BA" w:rsidRPr="004E40BC" w:rsidRDefault="00CB7C69" w:rsidP="000E6A4E">
      <w:pPr>
        <w:pStyle w:val="ListParagraph"/>
        <w:numPr>
          <w:ilvl w:val="2"/>
          <w:numId w:val="18"/>
        </w:numPr>
        <w:rPr>
          <w:lang w:val="en-US"/>
        </w:rPr>
      </w:pPr>
      <w:r>
        <w:t>Файл</w:t>
      </w:r>
      <w:r w:rsidRPr="004E40BC">
        <w:rPr>
          <w:lang w:val="en-US"/>
        </w:rPr>
        <w:t xml:space="preserve"> </w:t>
      </w:r>
      <w:r>
        <w:t>конфигурации</w:t>
      </w:r>
      <w:r w:rsidRPr="004E40BC">
        <w:rPr>
          <w:lang w:val="en-US"/>
        </w:rPr>
        <w:t xml:space="preserve"> </w:t>
      </w:r>
      <w:r>
        <w:t>приложения</w:t>
      </w:r>
      <w:r w:rsidRPr="004E40BC">
        <w:rPr>
          <w:lang w:val="en-US"/>
        </w:rPr>
        <w:t xml:space="preserve"> </w:t>
      </w:r>
      <w:r>
        <w:rPr>
          <w:lang w:val="en-US"/>
        </w:rPr>
        <w:t>Storage</w:t>
      </w:r>
      <w:r w:rsidRPr="004E40BC">
        <w:rPr>
          <w:lang w:val="en-US"/>
        </w:rPr>
        <w:t xml:space="preserve"> </w:t>
      </w:r>
      <w:r w:rsidRPr="00C9137B">
        <w:rPr>
          <w:b/>
          <w:lang w:val="en-US"/>
        </w:rPr>
        <w:t>appsettings</w:t>
      </w:r>
      <w:r w:rsidRPr="004E40BC">
        <w:rPr>
          <w:b/>
          <w:lang w:val="en-US"/>
        </w:rPr>
        <w:t>.</w:t>
      </w:r>
      <w:r w:rsidRPr="00C9137B">
        <w:rPr>
          <w:b/>
          <w:lang w:val="en-US"/>
        </w:rPr>
        <w:t>json</w:t>
      </w:r>
    </w:p>
    <w:p w14:paraId="0773284D" w14:textId="77777777" w:rsidR="00F804BA" w:rsidRPr="00C9137B" w:rsidRDefault="00CB7C69" w:rsidP="000E6A4E">
      <w:pPr>
        <w:pStyle w:val="ListParagraph"/>
        <w:numPr>
          <w:ilvl w:val="2"/>
          <w:numId w:val="18"/>
        </w:numPr>
        <w:rPr>
          <w:lang w:val="en-US"/>
        </w:rPr>
      </w:pPr>
      <w:r>
        <w:t>Файл</w:t>
      </w:r>
      <w:r w:rsidRPr="00C9137B">
        <w:rPr>
          <w:lang w:val="en-US"/>
        </w:rPr>
        <w:t xml:space="preserve"> </w:t>
      </w:r>
      <w:r>
        <w:rPr>
          <w:lang w:val="en-US"/>
        </w:rPr>
        <w:t xml:space="preserve">Docker Compose </w:t>
      </w:r>
      <w:r w:rsidRPr="00C9137B">
        <w:rPr>
          <w:b/>
          <w:lang w:val="en-US"/>
        </w:rPr>
        <w:t>docker-compose.yml</w:t>
      </w:r>
    </w:p>
    <w:p w14:paraId="0773284E" w14:textId="77777777" w:rsidR="00B45CE3" w:rsidRPr="002D332B" w:rsidRDefault="00CB7C69" w:rsidP="000E6A4E">
      <w:pPr>
        <w:pStyle w:val="ListParagraph"/>
        <w:numPr>
          <w:ilvl w:val="2"/>
          <w:numId w:val="18"/>
        </w:numPr>
      </w:pPr>
      <w:r>
        <w:t xml:space="preserve">Конфигурация сервера </w:t>
      </w:r>
      <w:r w:rsidR="00120289">
        <w:rPr>
          <w:lang w:val="en-US"/>
        </w:rPr>
        <w:t xml:space="preserve">Nginx </w:t>
      </w:r>
      <w:r w:rsidR="00120289">
        <w:rPr>
          <w:b/>
          <w:lang w:val="en-US"/>
        </w:rPr>
        <w:t>nginx.conf</w:t>
      </w:r>
    </w:p>
    <w:p w14:paraId="0773284F" w14:textId="77777777" w:rsidR="000277B0" w:rsidRPr="003960AB" w:rsidRDefault="00CB7C69" w:rsidP="000E6A4E">
      <w:pPr>
        <w:pStyle w:val="ListParagraph"/>
        <w:numPr>
          <w:ilvl w:val="2"/>
          <w:numId w:val="18"/>
        </w:numPr>
      </w:pPr>
      <w:r>
        <w:t xml:space="preserve">Данные </w:t>
      </w:r>
      <w:r>
        <w:rPr>
          <w:lang w:val="en-US"/>
        </w:rPr>
        <w:t xml:space="preserve">WSS Storage </w:t>
      </w:r>
      <w:r w:rsidRPr="002D332B">
        <w:rPr>
          <w:b/>
          <w:lang w:val="en-US"/>
        </w:rPr>
        <w:t>date.tar</w:t>
      </w:r>
    </w:p>
    <w:p w14:paraId="07732850" w14:textId="77777777" w:rsidR="00F804BA" w:rsidRDefault="00CB7C69" w:rsidP="000E6A4E">
      <w:pPr>
        <w:pStyle w:val="ListParagraph"/>
        <w:numPr>
          <w:ilvl w:val="0"/>
          <w:numId w:val="19"/>
        </w:numPr>
      </w:pPr>
      <w:r>
        <w:t>Папка «Дополнительное ПО», включает в себя:</w:t>
      </w:r>
    </w:p>
    <w:p w14:paraId="07732851" w14:textId="77777777" w:rsidR="00FE323F" w:rsidRDefault="00CB7C69" w:rsidP="000E6A4E">
      <w:pPr>
        <w:pStyle w:val="ListParagraph"/>
        <w:numPr>
          <w:ilvl w:val="1"/>
          <w:numId w:val="19"/>
        </w:numPr>
      </w:pPr>
      <w:r>
        <w:t>Папка «</w:t>
      </w:r>
      <w:r>
        <w:rPr>
          <w:lang w:val="en-US"/>
        </w:rPr>
        <w:t>Keycloak</w:t>
      </w:r>
      <w:r>
        <w:t>», содержит:</w:t>
      </w:r>
    </w:p>
    <w:p w14:paraId="07732852" w14:textId="77777777" w:rsidR="00FE323F" w:rsidRPr="004E40BC" w:rsidRDefault="00CB7C69" w:rsidP="000E6A4E">
      <w:pPr>
        <w:pStyle w:val="ListParagraph"/>
        <w:numPr>
          <w:ilvl w:val="2"/>
          <w:numId w:val="19"/>
        </w:numPr>
        <w:rPr>
          <w:lang w:val="en-US"/>
        </w:rPr>
      </w:pPr>
      <w:r>
        <w:t>Файл</w:t>
      </w:r>
      <w:r w:rsidRPr="0055467D">
        <w:rPr>
          <w:lang w:val="en-US"/>
        </w:rPr>
        <w:t xml:space="preserve"> </w:t>
      </w:r>
      <w:r>
        <w:rPr>
          <w:lang w:val="en-US"/>
        </w:rPr>
        <w:t xml:space="preserve">Docker Compose </w:t>
      </w:r>
      <w:r w:rsidRPr="0055467D">
        <w:rPr>
          <w:b/>
          <w:lang w:val="en-US"/>
        </w:rPr>
        <w:t>docker-compose.yml</w:t>
      </w:r>
    </w:p>
    <w:p w14:paraId="07732853" w14:textId="77777777" w:rsidR="00FE323F" w:rsidRDefault="00CB7C69" w:rsidP="000E6A4E">
      <w:pPr>
        <w:pStyle w:val="ListParagraph"/>
        <w:numPr>
          <w:ilvl w:val="2"/>
          <w:numId w:val="19"/>
        </w:numPr>
        <w:rPr>
          <w:lang w:val="en-US"/>
        </w:rPr>
      </w:pPr>
      <w:r>
        <w:t xml:space="preserve">Файл окружения </w:t>
      </w:r>
      <w:r w:rsidRPr="0055467D">
        <w:rPr>
          <w:b/>
          <w:lang w:val="en-US"/>
        </w:rPr>
        <w:t>.env</w:t>
      </w:r>
    </w:p>
    <w:p w14:paraId="07732854" w14:textId="77777777" w:rsidR="00FE323F" w:rsidRDefault="00CB7C69" w:rsidP="000E6A4E">
      <w:pPr>
        <w:pStyle w:val="ListParagraph"/>
        <w:numPr>
          <w:ilvl w:val="1"/>
          <w:numId w:val="19"/>
        </w:numPr>
      </w:pPr>
      <w:r>
        <w:t>Папка «</w:t>
      </w:r>
      <w:r>
        <w:rPr>
          <w:lang w:val="en-US"/>
        </w:rPr>
        <w:t>Vault</w:t>
      </w:r>
      <w:r>
        <w:t>», содержит:</w:t>
      </w:r>
    </w:p>
    <w:p w14:paraId="07732855" w14:textId="77777777" w:rsidR="00FE323F" w:rsidRPr="00E81F3D" w:rsidRDefault="00CB7C69" w:rsidP="000E6A4E">
      <w:pPr>
        <w:pStyle w:val="ListParagraph"/>
        <w:numPr>
          <w:ilvl w:val="2"/>
          <w:numId w:val="19"/>
        </w:numPr>
        <w:rPr>
          <w:lang w:val="en-US"/>
        </w:rPr>
      </w:pPr>
      <w:r>
        <w:t>Файл</w:t>
      </w:r>
      <w:r w:rsidRPr="00E81F3D">
        <w:rPr>
          <w:lang w:val="en-US"/>
        </w:rPr>
        <w:t xml:space="preserve"> </w:t>
      </w:r>
      <w:r>
        <w:rPr>
          <w:lang w:val="en-US"/>
        </w:rPr>
        <w:t xml:space="preserve">Docker Compose </w:t>
      </w:r>
      <w:r w:rsidRPr="0055467D">
        <w:rPr>
          <w:b/>
          <w:lang w:val="en-US"/>
        </w:rPr>
        <w:t>docker-compose.yml</w:t>
      </w:r>
    </w:p>
    <w:p w14:paraId="07732856" w14:textId="77777777" w:rsidR="00FE323F" w:rsidRDefault="00CB7C69" w:rsidP="000E6A4E">
      <w:pPr>
        <w:pStyle w:val="ListParagraph"/>
        <w:numPr>
          <w:ilvl w:val="2"/>
          <w:numId w:val="19"/>
        </w:numPr>
      </w:pPr>
      <w:r>
        <w:lastRenderedPageBreak/>
        <w:t xml:space="preserve">Скрипт инициализации хранилища </w:t>
      </w:r>
      <w:r w:rsidRPr="0055467D">
        <w:rPr>
          <w:b/>
          <w:lang w:val="en-US"/>
        </w:rPr>
        <w:t>vault</w:t>
      </w:r>
      <w:r w:rsidRPr="0055467D">
        <w:rPr>
          <w:b/>
        </w:rPr>
        <w:t>-</w:t>
      </w:r>
      <w:r w:rsidRPr="0055467D">
        <w:rPr>
          <w:b/>
          <w:lang w:val="en-US"/>
        </w:rPr>
        <w:t>init</w:t>
      </w:r>
      <w:r w:rsidRPr="0055467D">
        <w:rPr>
          <w:b/>
        </w:rPr>
        <w:t>.</w:t>
      </w:r>
      <w:r w:rsidRPr="0055467D">
        <w:rPr>
          <w:b/>
          <w:lang w:val="en-US"/>
        </w:rPr>
        <w:t>sh</w:t>
      </w:r>
    </w:p>
    <w:p w14:paraId="07732857" w14:textId="77777777" w:rsidR="00C43E70" w:rsidRPr="0055467D" w:rsidRDefault="00CB7C69" w:rsidP="000E6A4E">
      <w:pPr>
        <w:pStyle w:val="ListParagraph"/>
        <w:numPr>
          <w:ilvl w:val="2"/>
          <w:numId w:val="19"/>
        </w:numPr>
      </w:pPr>
      <w:r>
        <w:t xml:space="preserve">Файл настройки хранилища </w:t>
      </w:r>
      <w:r w:rsidRPr="0055467D">
        <w:rPr>
          <w:b/>
          <w:lang w:val="en-US"/>
        </w:rPr>
        <w:t>vault</w:t>
      </w:r>
      <w:r w:rsidRPr="0055467D">
        <w:rPr>
          <w:b/>
        </w:rPr>
        <w:t>.</w:t>
      </w:r>
      <w:r w:rsidRPr="0055467D">
        <w:rPr>
          <w:b/>
          <w:lang w:val="en-US"/>
        </w:rPr>
        <w:t>hcl</w:t>
      </w:r>
    </w:p>
    <w:p w14:paraId="07732858" w14:textId="77777777" w:rsidR="009C4CD0" w:rsidRDefault="00CB7C69" w:rsidP="000E6A4E">
      <w:pPr>
        <w:pStyle w:val="ListParagraph"/>
        <w:numPr>
          <w:ilvl w:val="0"/>
          <w:numId w:val="19"/>
        </w:numPr>
      </w:pPr>
      <w:r>
        <w:rPr>
          <w:lang w:val="en-US"/>
        </w:rPr>
        <w:t>Wildcard</w:t>
      </w:r>
      <w:r w:rsidRPr="002A1B80">
        <w:t xml:space="preserve"> </w:t>
      </w:r>
      <w:r>
        <w:rPr>
          <w:lang w:val="en-US"/>
        </w:rPr>
        <w:t>SSL</w:t>
      </w:r>
      <w:r w:rsidRPr="002A1B80">
        <w:t>-</w:t>
      </w:r>
      <w:r>
        <w:t xml:space="preserve">сертификат </w:t>
      </w:r>
      <w:r w:rsidRPr="002A1B80">
        <w:rPr>
          <w:b/>
        </w:rPr>
        <w:t>*.</w:t>
      </w:r>
      <w:r w:rsidRPr="002A1B80">
        <w:rPr>
          <w:b/>
          <w:lang w:val="en-US"/>
        </w:rPr>
        <w:t>crt</w:t>
      </w:r>
      <w:r>
        <w:t xml:space="preserve">, корневой сертификат </w:t>
      </w:r>
      <w:r w:rsidRPr="002A1B80">
        <w:rPr>
          <w:b/>
        </w:rPr>
        <w:t>*.</w:t>
      </w:r>
      <w:r w:rsidRPr="002A1B80">
        <w:rPr>
          <w:b/>
          <w:lang w:val="en-US"/>
        </w:rPr>
        <w:t>crt</w:t>
      </w:r>
      <w:r w:rsidRPr="002A1B80">
        <w:t xml:space="preserve"> </w:t>
      </w:r>
      <w:r>
        <w:t xml:space="preserve">и закрытый ключ сертификата </w:t>
      </w:r>
      <w:r w:rsidRPr="002A1B80">
        <w:rPr>
          <w:b/>
        </w:rPr>
        <w:t>*.</w:t>
      </w:r>
      <w:r w:rsidRPr="002A1B80">
        <w:rPr>
          <w:b/>
          <w:lang w:val="en-US"/>
        </w:rPr>
        <w:t>key</w:t>
      </w:r>
      <w:r>
        <w:rPr>
          <w:b/>
        </w:rPr>
        <w:t xml:space="preserve"> – </w:t>
      </w:r>
      <w:r>
        <w:t>выпускается Заказчиком и предоставляется в директорию «</w:t>
      </w:r>
      <w:r w:rsidRPr="00BB2251">
        <w:rPr>
          <w:b/>
          <w:lang w:val="en-US"/>
        </w:rPr>
        <w:t>/distr/ssl/</w:t>
      </w:r>
      <w:r w:rsidRPr="00BB2251">
        <w:rPr>
          <w:b/>
        </w:rPr>
        <w:t xml:space="preserve">». </w:t>
      </w:r>
      <w:r w:rsidRPr="00985641">
        <w:t>Требования к сертификату</w:t>
      </w:r>
      <w:r>
        <w:t>:</w:t>
      </w:r>
    </w:p>
    <w:p w14:paraId="07732859" w14:textId="77777777" w:rsidR="009C4CD0" w:rsidRDefault="00CB7C69" w:rsidP="000E6A4E">
      <w:pPr>
        <w:pStyle w:val="ListParagraph"/>
        <w:numPr>
          <w:ilvl w:val="0"/>
          <w:numId w:val="24"/>
        </w:numPr>
        <w:ind w:left="1418"/>
      </w:pPr>
      <w:r>
        <w:t>Сертификат должен содержать закрытый ключ.</w:t>
      </w:r>
    </w:p>
    <w:p w14:paraId="0773285A" w14:textId="77777777" w:rsidR="009C4CD0" w:rsidRDefault="00CB7C69" w:rsidP="000E6A4E">
      <w:pPr>
        <w:pStyle w:val="ListParagraph"/>
        <w:numPr>
          <w:ilvl w:val="0"/>
          <w:numId w:val="24"/>
        </w:numPr>
        <w:ind w:left="1418"/>
      </w:pPr>
      <w:r w:rsidRPr="00F13908">
        <w:t>Сертификат должен быть закодирован по стандарту CER. Предпочтительное расширение ключей сертификата – *.crt и *.key</w:t>
      </w:r>
    </w:p>
    <w:p w14:paraId="0773285B" w14:textId="77777777" w:rsidR="009C4CD0" w:rsidRDefault="00CB7C69" w:rsidP="000E6A4E">
      <w:pPr>
        <w:pStyle w:val="ListParagraph"/>
        <w:numPr>
          <w:ilvl w:val="0"/>
          <w:numId w:val="24"/>
        </w:numPr>
        <w:ind w:left="1418"/>
      </w:pPr>
      <w:r>
        <w:t>Сертификат должен использовать как минимум 2048-разрядное шифрование.</w:t>
      </w:r>
    </w:p>
    <w:p w14:paraId="0773285C" w14:textId="77777777" w:rsidR="009C4CD0" w:rsidRDefault="00CB7C69" w:rsidP="000E6A4E">
      <w:pPr>
        <w:pStyle w:val="ListParagraph"/>
        <w:numPr>
          <w:ilvl w:val="0"/>
          <w:numId w:val="24"/>
        </w:numPr>
        <w:ind w:left="1418"/>
      </w:pPr>
      <w:r w:rsidRPr="00F13908">
        <w:t>Период действия сертификата начался и не истек.</w:t>
      </w:r>
    </w:p>
    <w:p w14:paraId="0773285D" w14:textId="77777777" w:rsidR="009C4CD0" w:rsidRDefault="00CB7C69" w:rsidP="000E6A4E">
      <w:pPr>
        <w:pStyle w:val="ListParagraph"/>
        <w:numPr>
          <w:ilvl w:val="0"/>
          <w:numId w:val="24"/>
        </w:numPr>
        <w:ind w:left="1418"/>
      </w:pPr>
      <w:r w:rsidRPr="00F13908">
        <w:t>Сертификат не был отозван центром сертификации, выдавшим сертификат.</w:t>
      </w:r>
    </w:p>
    <w:p w14:paraId="0773285E" w14:textId="77777777" w:rsidR="009C4CD0" w:rsidRDefault="00CB7C69" w:rsidP="000E6A4E">
      <w:pPr>
        <w:pStyle w:val="ListParagraph"/>
        <w:numPr>
          <w:ilvl w:val="0"/>
          <w:numId w:val="24"/>
        </w:numPr>
        <w:ind w:left="1418"/>
      </w:pPr>
      <w:r>
        <w:t>У клиентов (пользовательских компьютеров, устройств iPad, iPhone и т.д.) должно быть доверие к сертификату:</w:t>
      </w:r>
    </w:p>
    <w:p w14:paraId="0773285F" w14:textId="77777777" w:rsidR="009C4CD0" w:rsidRDefault="00CB7C69" w:rsidP="000E6A4E">
      <w:pPr>
        <w:pStyle w:val="ListParagraph"/>
        <w:numPr>
          <w:ilvl w:val="1"/>
          <w:numId w:val="25"/>
        </w:numPr>
      </w:pPr>
      <w:r>
        <w:t>доверять SSL-сертификату сайта веб-приложения (в том числе, сертификатам промежуточных центров сертификации и корневому центру сертификации).</w:t>
      </w:r>
    </w:p>
    <w:p w14:paraId="07732860" w14:textId="77777777" w:rsidR="009C4CD0" w:rsidRDefault="00CB7C69" w:rsidP="000E6A4E">
      <w:pPr>
        <w:pStyle w:val="ListParagraph"/>
        <w:numPr>
          <w:ilvl w:val="1"/>
          <w:numId w:val="25"/>
        </w:numPr>
      </w:pPr>
      <w:r>
        <w:t>быть обеспечен доступ к CRL (списку отзывов сертификатов: сертификата, промежуточных центров сертификации и корневому центру сертификации).</w:t>
      </w:r>
    </w:p>
    <w:p w14:paraId="07732861" w14:textId="77777777" w:rsidR="009C4CD0" w:rsidRDefault="00CB7C69" w:rsidP="000E6A4E">
      <w:pPr>
        <w:pStyle w:val="ListParagraph"/>
        <w:numPr>
          <w:ilvl w:val="0"/>
          <w:numId w:val="24"/>
        </w:numPr>
        <w:ind w:left="1418"/>
      </w:pPr>
      <w:r>
        <w:t xml:space="preserve">Имя </w:t>
      </w:r>
      <w:r w:rsidRPr="00F13908">
        <w:t>субъекта сертификата должно совпадать с доменным именем, которое используется для обращения к сайту веб-приложения. В случае использования Wildcard-сертификата необходимо чтобы доменные имена веб-приложений попадали в защищаемый сертификатом уровень домена.</w:t>
      </w:r>
    </w:p>
    <w:p w14:paraId="07732862" w14:textId="77777777" w:rsidR="00867E60" w:rsidRPr="00867E60" w:rsidRDefault="00CB7C69" w:rsidP="00867E60">
      <w:pPr>
        <w:pStyle w:val="Heading2"/>
      </w:pPr>
      <w:bookmarkStart w:id="3" w:name="_Toc164845478"/>
      <w:r>
        <w:t>Расположение распакованно</w:t>
      </w:r>
      <w:r w:rsidR="005F58C0">
        <w:t>го комплекта поставки на серверах</w:t>
      </w:r>
      <w:r>
        <w:t xml:space="preserve"> назначения:</w:t>
      </w:r>
      <w:bookmarkEnd w:id="3"/>
    </w:p>
    <w:p w14:paraId="07732863" w14:textId="77777777" w:rsidR="00867E60" w:rsidRPr="008F3F31" w:rsidRDefault="00CB7C69" w:rsidP="000E6A4E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SSL-</w:t>
      </w:r>
      <w:r>
        <w:t>сертификат</w:t>
      </w:r>
      <w:r w:rsidRPr="002D332B">
        <w:rPr>
          <w:lang w:val="en-US"/>
        </w:rPr>
        <w:t xml:space="preserve">: </w:t>
      </w:r>
      <w:r w:rsidR="008F3F31">
        <w:rPr>
          <w:b/>
          <w:lang w:val="en-US"/>
        </w:rPr>
        <w:t>/etc/ssl/certs</w:t>
      </w:r>
      <w:r>
        <w:rPr>
          <w:b/>
          <w:lang w:val="en-US"/>
        </w:rPr>
        <w:t>/</w:t>
      </w:r>
    </w:p>
    <w:p w14:paraId="07732864" w14:textId="77777777" w:rsidR="008F3F31" w:rsidRPr="00867E60" w:rsidRDefault="00CB7C69" w:rsidP="000E6A4E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SSL-ключ</w:t>
      </w:r>
      <w:r w:rsidRPr="008F3F31">
        <w:rPr>
          <w:lang w:val="en-US"/>
        </w:rPr>
        <w:t xml:space="preserve">: </w:t>
      </w:r>
      <w:r>
        <w:rPr>
          <w:b/>
          <w:lang w:val="en-US"/>
        </w:rPr>
        <w:t>/etc/ssl/private/</w:t>
      </w:r>
    </w:p>
    <w:p w14:paraId="07732865" w14:textId="77777777" w:rsidR="006A58F6" w:rsidRPr="00120289" w:rsidRDefault="00CB7C69" w:rsidP="000E6A4E">
      <w:pPr>
        <w:pStyle w:val="ListParagraph"/>
        <w:numPr>
          <w:ilvl w:val="0"/>
          <w:numId w:val="22"/>
        </w:numPr>
        <w:rPr>
          <w:lang w:val="en-US"/>
        </w:rPr>
      </w:pPr>
      <w:r w:rsidRPr="00120289">
        <w:rPr>
          <w:lang w:val="en-US"/>
        </w:rPr>
        <w:t>PostgreSQL</w:t>
      </w:r>
      <w:r w:rsidR="00120289" w:rsidRPr="00120289">
        <w:rPr>
          <w:lang w:val="en-US"/>
        </w:rPr>
        <w:t xml:space="preserve"> </w:t>
      </w:r>
      <w:r w:rsidR="00120289">
        <w:t>БД</w:t>
      </w:r>
      <w:r w:rsidRPr="00120289">
        <w:rPr>
          <w:lang w:val="en-US"/>
        </w:rPr>
        <w:t xml:space="preserve">:  </w:t>
      </w:r>
      <w:r w:rsidRPr="00120289">
        <w:rPr>
          <w:b/>
          <w:lang w:val="en-US"/>
        </w:rPr>
        <w:t>/opt/wss/db/</w:t>
      </w:r>
    </w:p>
    <w:p w14:paraId="07732866" w14:textId="77777777" w:rsidR="00794664" w:rsidRDefault="00CB7C69" w:rsidP="000E6A4E">
      <w:pPr>
        <w:pStyle w:val="ListParagraph"/>
        <w:numPr>
          <w:ilvl w:val="0"/>
          <w:numId w:val="22"/>
        </w:numPr>
        <w:rPr>
          <w:b/>
          <w:lang w:val="en-US"/>
        </w:rPr>
      </w:pPr>
      <w:r>
        <w:rPr>
          <w:lang w:val="en-US"/>
        </w:rPr>
        <w:t xml:space="preserve">Keycloak: </w:t>
      </w:r>
      <w:r w:rsidRPr="0055467D">
        <w:rPr>
          <w:b/>
          <w:lang w:val="en-US"/>
        </w:rPr>
        <w:t>/opt/wss/keycloak/</w:t>
      </w:r>
    </w:p>
    <w:p w14:paraId="07732867" w14:textId="77777777" w:rsidR="00794664" w:rsidRDefault="00CB7C69" w:rsidP="000E6A4E">
      <w:pPr>
        <w:pStyle w:val="ListParagraph"/>
        <w:numPr>
          <w:ilvl w:val="0"/>
          <w:numId w:val="22"/>
        </w:numPr>
        <w:rPr>
          <w:b/>
          <w:lang w:val="en-US"/>
        </w:rPr>
      </w:pPr>
      <w:r>
        <w:rPr>
          <w:lang w:val="en-US"/>
        </w:rPr>
        <w:t xml:space="preserve">Vault: </w:t>
      </w:r>
      <w:r w:rsidRPr="0055467D">
        <w:rPr>
          <w:b/>
          <w:lang w:val="en-US"/>
        </w:rPr>
        <w:t>/opt/wss/vault/</w:t>
      </w:r>
    </w:p>
    <w:p w14:paraId="07732868" w14:textId="77777777" w:rsidR="000277B0" w:rsidRPr="0055467D" w:rsidRDefault="00CB7C69" w:rsidP="000E6A4E">
      <w:pPr>
        <w:pStyle w:val="ListParagraph"/>
        <w:numPr>
          <w:ilvl w:val="0"/>
          <w:numId w:val="22"/>
        </w:numPr>
        <w:rPr>
          <w:b/>
          <w:lang w:val="en-US"/>
        </w:rPr>
      </w:pPr>
      <w:r>
        <w:rPr>
          <w:lang w:val="en-US"/>
        </w:rPr>
        <w:t xml:space="preserve">WSS Storage: </w:t>
      </w:r>
      <w:r w:rsidRPr="0055467D">
        <w:rPr>
          <w:b/>
          <w:lang w:val="en-US"/>
        </w:rPr>
        <w:t>/opt/wss/storage/</w:t>
      </w:r>
    </w:p>
    <w:p w14:paraId="07732869" w14:textId="77777777" w:rsidR="00794664" w:rsidRDefault="00CB7C69" w:rsidP="000E6A4E">
      <w:pPr>
        <w:pStyle w:val="ListParagraph"/>
        <w:numPr>
          <w:ilvl w:val="1"/>
          <w:numId w:val="22"/>
        </w:numPr>
        <w:rPr>
          <w:b/>
          <w:lang w:val="en-US"/>
        </w:rPr>
      </w:pPr>
      <w:r>
        <w:t>Данные:</w:t>
      </w:r>
      <w:r>
        <w:rPr>
          <w:lang w:val="en-US"/>
        </w:rPr>
        <w:t xml:space="preserve"> </w:t>
      </w:r>
      <w:r w:rsidRPr="002D332B">
        <w:rPr>
          <w:b/>
          <w:lang w:val="en-US"/>
        </w:rPr>
        <w:t>/var/wss/storage/</w:t>
      </w:r>
    </w:p>
    <w:p w14:paraId="0773286A" w14:textId="77777777" w:rsidR="00794664" w:rsidRDefault="00CB7C69" w:rsidP="000E6A4E">
      <w:pPr>
        <w:pStyle w:val="ListParagraph"/>
        <w:numPr>
          <w:ilvl w:val="0"/>
          <w:numId w:val="22"/>
        </w:numPr>
        <w:rPr>
          <w:b/>
          <w:lang w:val="en-US"/>
        </w:rPr>
      </w:pPr>
      <w:r>
        <w:rPr>
          <w:lang w:val="en-US"/>
        </w:rPr>
        <w:t xml:space="preserve">WSS Docs: </w:t>
      </w:r>
      <w:r w:rsidRPr="00E81F3D">
        <w:rPr>
          <w:b/>
          <w:lang w:val="en-US"/>
        </w:rPr>
        <w:t>/opt/wss/</w:t>
      </w:r>
      <w:r>
        <w:rPr>
          <w:b/>
          <w:lang w:val="en-US"/>
        </w:rPr>
        <w:t>docs</w:t>
      </w:r>
      <w:r w:rsidRPr="00E81F3D">
        <w:rPr>
          <w:b/>
          <w:lang w:val="en-US"/>
        </w:rPr>
        <w:t>/</w:t>
      </w:r>
    </w:p>
    <w:p w14:paraId="0773286B" w14:textId="77777777" w:rsidR="00D81790" w:rsidRDefault="00CB7C69" w:rsidP="000E6A4E">
      <w:pPr>
        <w:pStyle w:val="ListParagraph"/>
        <w:numPr>
          <w:ilvl w:val="0"/>
          <w:numId w:val="22"/>
        </w:numPr>
        <w:rPr>
          <w:b/>
          <w:lang w:val="en-US"/>
        </w:rPr>
      </w:pPr>
      <w:r>
        <w:t>Образы</w:t>
      </w:r>
      <w:r>
        <w:rPr>
          <w:lang w:val="en-US"/>
        </w:rPr>
        <w:t xml:space="preserve"> Docker</w:t>
      </w:r>
      <w:r>
        <w:t>:</w:t>
      </w:r>
      <w:r>
        <w:rPr>
          <w:b/>
        </w:rPr>
        <w:t xml:space="preserve"> </w:t>
      </w:r>
      <w:r>
        <w:rPr>
          <w:b/>
          <w:lang w:val="en-US"/>
        </w:rPr>
        <w:t>/opt/distr/</w:t>
      </w:r>
    </w:p>
    <w:p w14:paraId="0773286C" w14:textId="77777777" w:rsidR="009540FE" w:rsidRDefault="009540FE" w:rsidP="009540FE">
      <w:pPr>
        <w:rPr>
          <w:b/>
          <w:lang w:val="en-US"/>
        </w:rPr>
      </w:pPr>
    </w:p>
    <w:p w14:paraId="0773286D" w14:textId="77777777" w:rsidR="009540FE" w:rsidRPr="009540FE" w:rsidRDefault="009540FE" w:rsidP="009540FE">
      <w:pPr>
        <w:rPr>
          <w:b/>
          <w:lang w:val="en-US"/>
        </w:rPr>
      </w:pPr>
    </w:p>
    <w:p w14:paraId="0773286E" w14:textId="13B6409F" w:rsidR="00695C1C" w:rsidRDefault="00CB7C69" w:rsidP="0055467D">
      <w:pPr>
        <w:pStyle w:val="Heading2"/>
      </w:pPr>
      <w:bookmarkStart w:id="4" w:name="_Toc164845479"/>
      <w:r>
        <w:lastRenderedPageBreak/>
        <w:t xml:space="preserve">Распределение программного обеспечения по серверам назначения на </w:t>
      </w:r>
      <w:ins w:id="5" w:author="Сколевой Егор" w:date="2024-05-30T15:20:00Z">
        <w:r w:rsidR="00803743">
          <w:t>тестовой</w:t>
        </w:r>
      </w:ins>
      <w:del w:id="6" w:author="Сколевой Егор" w:date="2024-05-30T15:20:00Z">
        <w:r w:rsidDel="00803743">
          <w:delText>продуктивной</w:delText>
        </w:r>
      </w:del>
      <w:r>
        <w:t xml:space="preserve"> середе по умолчанию: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5459" w14:paraId="07732871" w14:textId="77777777" w:rsidTr="00695C1C">
        <w:tc>
          <w:tcPr>
            <w:tcW w:w="4672" w:type="dxa"/>
          </w:tcPr>
          <w:p w14:paraId="0773286F" w14:textId="77777777" w:rsidR="00695C1C" w:rsidRPr="0055467D" w:rsidRDefault="00CB7C69" w:rsidP="0055467D">
            <w:pPr>
              <w:jc w:val="left"/>
              <w:rPr>
                <w:b/>
              </w:rPr>
            </w:pPr>
            <w:r w:rsidRPr="0055467D">
              <w:rPr>
                <w:b/>
              </w:rPr>
              <w:t>Роль сервера</w:t>
            </w:r>
          </w:p>
        </w:tc>
        <w:tc>
          <w:tcPr>
            <w:tcW w:w="4673" w:type="dxa"/>
          </w:tcPr>
          <w:p w14:paraId="07732870" w14:textId="77777777" w:rsidR="00695C1C" w:rsidRPr="0055467D" w:rsidRDefault="00CB7C69" w:rsidP="0055467D">
            <w:pPr>
              <w:jc w:val="left"/>
              <w:rPr>
                <w:b/>
              </w:rPr>
            </w:pPr>
            <w:r w:rsidRPr="0055467D">
              <w:rPr>
                <w:b/>
              </w:rPr>
              <w:t>Программное обеспечение</w:t>
            </w:r>
          </w:p>
        </w:tc>
      </w:tr>
      <w:tr w:rsidR="00955459" w14:paraId="07732874" w14:textId="77777777" w:rsidTr="00695C1C">
        <w:tc>
          <w:tcPr>
            <w:tcW w:w="4672" w:type="dxa"/>
          </w:tcPr>
          <w:p w14:paraId="07732872" w14:textId="77777777" w:rsidR="00695C1C" w:rsidRDefault="00CB7C69" w:rsidP="00695C1C">
            <w:r w:rsidRPr="006955A6">
              <w:t>Веб-сервер</w:t>
            </w:r>
          </w:p>
        </w:tc>
        <w:tc>
          <w:tcPr>
            <w:tcW w:w="4673" w:type="dxa"/>
          </w:tcPr>
          <w:p w14:paraId="07732873" w14:textId="77777777" w:rsidR="00695C1C" w:rsidRPr="0055467D" w:rsidRDefault="00CB7C69" w:rsidP="00695C1C">
            <w:pPr>
              <w:rPr>
                <w:lang w:val="ru-RU"/>
              </w:rPr>
            </w:pPr>
            <w:r>
              <w:t>Nginx</w:t>
            </w:r>
            <w:r w:rsidR="00C13B84">
              <w:t xml:space="preserve"> + WSS Docs</w:t>
            </w:r>
          </w:p>
        </w:tc>
      </w:tr>
      <w:tr w:rsidR="00955459" w14:paraId="07732877" w14:textId="77777777" w:rsidTr="00695C1C">
        <w:tc>
          <w:tcPr>
            <w:tcW w:w="4672" w:type="dxa"/>
          </w:tcPr>
          <w:p w14:paraId="07732875" w14:textId="77777777" w:rsidR="00695C1C" w:rsidRDefault="00CB7C69" w:rsidP="00695C1C">
            <w:r w:rsidRPr="006955A6">
              <w:t>Сервер СУБД</w:t>
            </w:r>
          </w:p>
        </w:tc>
        <w:tc>
          <w:tcPr>
            <w:tcW w:w="4673" w:type="dxa"/>
          </w:tcPr>
          <w:p w14:paraId="07732876" w14:textId="77777777" w:rsidR="00695C1C" w:rsidRDefault="00CB7C69" w:rsidP="00695C1C">
            <w:r w:rsidRPr="006955A6">
              <w:t>PostgreSQL</w:t>
            </w:r>
          </w:p>
        </w:tc>
      </w:tr>
      <w:tr w:rsidR="00955459" w14:paraId="0773287A" w14:textId="77777777" w:rsidTr="00695C1C">
        <w:tc>
          <w:tcPr>
            <w:tcW w:w="4672" w:type="dxa"/>
          </w:tcPr>
          <w:p w14:paraId="07732878" w14:textId="77777777" w:rsidR="00695C1C" w:rsidRDefault="00CB7C69" w:rsidP="00695C1C">
            <w:r w:rsidRPr="006955A6">
              <w:t>Сервер хранения файлов</w:t>
            </w:r>
          </w:p>
        </w:tc>
        <w:tc>
          <w:tcPr>
            <w:tcW w:w="4673" w:type="dxa"/>
          </w:tcPr>
          <w:p w14:paraId="07732879" w14:textId="77777777" w:rsidR="00695C1C" w:rsidRPr="0015009E" w:rsidRDefault="00CB7C69" w:rsidP="00695C1C">
            <w:pPr>
              <w:rPr>
                <w:lang w:val="ru-RU"/>
              </w:rPr>
            </w:pPr>
            <w:r>
              <w:t xml:space="preserve">Nginx + </w:t>
            </w:r>
            <w:r w:rsidR="00F35457">
              <w:t>WSS Storage</w:t>
            </w:r>
          </w:p>
        </w:tc>
      </w:tr>
      <w:tr w:rsidR="00955459" w14:paraId="0773287D" w14:textId="77777777" w:rsidTr="00695C1C">
        <w:tc>
          <w:tcPr>
            <w:tcW w:w="4672" w:type="dxa"/>
          </w:tcPr>
          <w:p w14:paraId="0773287B" w14:textId="77777777" w:rsidR="00695C1C" w:rsidRDefault="00CB7C69" w:rsidP="00695C1C">
            <w:r w:rsidRPr="006955A6">
              <w:t>Сервер вспомогательных служб</w:t>
            </w:r>
          </w:p>
        </w:tc>
        <w:tc>
          <w:tcPr>
            <w:tcW w:w="4673" w:type="dxa"/>
          </w:tcPr>
          <w:p w14:paraId="0773287C" w14:textId="77777777" w:rsidR="00695C1C" w:rsidRDefault="00CB7C69" w:rsidP="004E40BC">
            <w:r w:rsidRPr="006955A6">
              <w:t>Keycloak + Vault</w:t>
            </w:r>
          </w:p>
        </w:tc>
      </w:tr>
    </w:tbl>
    <w:p w14:paraId="0773287E" w14:textId="77777777" w:rsidR="00C43E70" w:rsidRDefault="00C43E70" w:rsidP="00695C1C"/>
    <w:p w14:paraId="0773287F" w14:textId="77777777" w:rsidR="00C43E70" w:rsidRDefault="00CB7C69">
      <w:pPr>
        <w:spacing w:after="0" w:line="240" w:lineRule="auto"/>
        <w:jc w:val="left"/>
      </w:pPr>
      <w:r>
        <w:br w:type="page"/>
      </w:r>
    </w:p>
    <w:p w14:paraId="07732880" w14:textId="77777777" w:rsidR="004E40BC" w:rsidRDefault="00CB7C69" w:rsidP="009711C1">
      <w:pPr>
        <w:pStyle w:val="Heading1"/>
        <w:rPr>
          <w:lang w:val="en-US"/>
        </w:rPr>
      </w:pPr>
      <w:bookmarkStart w:id="7" w:name="_Toc150784486"/>
      <w:bookmarkStart w:id="8" w:name="_Toc150784564"/>
      <w:bookmarkStart w:id="9" w:name="_Toc150786319"/>
      <w:bookmarkStart w:id="10" w:name="_Toc164845480"/>
      <w:bookmarkEnd w:id="7"/>
      <w:bookmarkEnd w:id="8"/>
      <w:bookmarkEnd w:id="9"/>
      <w:r w:rsidRPr="00F0202C">
        <w:lastRenderedPageBreak/>
        <w:t>Предварительная</w:t>
      </w:r>
      <w:r>
        <w:t xml:space="preserve"> настройка</w:t>
      </w:r>
      <w:bookmarkEnd w:id="10"/>
    </w:p>
    <w:p w14:paraId="07732881" w14:textId="77777777" w:rsidR="004E40BC" w:rsidRDefault="00CB7C69" w:rsidP="0055467D">
      <w:r>
        <w:t xml:space="preserve">Исходя из вида операционной системы, необходимо выбрать только один вариант настройки, подходящий </w:t>
      </w:r>
      <w:r w:rsidR="00984EFF">
        <w:t xml:space="preserve">под </w:t>
      </w:r>
      <w:r>
        <w:t>Ваш вариант операционной системы:</w:t>
      </w:r>
    </w:p>
    <w:p w14:paraId="07732882" w14:textId="77777777" w:rsidR="00720FF5" w:rsidRPr="009C37C1" w:rsidRDefault="00CB7C69" w:rsidP="0055467D">
      <w:pPr>
        <w:rPr>
          <w:lang w:val="en-US"/>
        </w:rPr>
      </w:pPr>
      <w:r w:rsidRPr="009C37C1">
        <w:rPr>
          <w:lang w:val="en-US"/>
        </w:rPr>
        <w:t xml:space="preserve">- </w:t>
      </w:r>
      <w:r>
        <w:fldChar w:fldCharType="begin"/>
      </w:r>
      <w:r w:rsidRPr="00833BDA">
        <w:rPr>
          <w:lang w:val="en-US"/>
          <w:rPrChange w:id="11" w:author="Сколевой Егор" w:date="2024-04-25T14:42:00Z">
            <w:rPr/>
          </w:rPrChange>
        </w:rPr>
        <w:instrText xml:space="preserve"> HYPERLINK \l "_</w:instrText>
      </w:r>
      <w:r>
        <w:instrText>ОС</w:instrText>
      </w:r>
      <w:r w:rsidRPr="00833BDA">
        <w:rPr>
          <w:lang w:val="en-US"/>
          <w:rPrChange w:id="12" w:author="Сколевой Егор" w:date="2024-04-25T14:42:00Z">
            <w:rPr/>
          </w:rPrChange>
        </w:rPr>
        <w:instrText xml:space="preserve">_Ubuntu" </w:instrText>
      </w:r>
      <w:r>
        <w:fldChar w:fldCharType="separate"/>
      </w:r>
      <w:r w:rsidRPr="00720FF5">
        <w:rPr>
          <w:rStyle w:val="Hyperlink"/>
        </w:rPr>
        <w:t>ОС</w:t>
      </w:r>
      <w:r w:rsidRPr="009C37C1">
        <w:rPr>
          <w:rStyle w:val="Hyperlink"/>
          <w:lang w:val="en-US"/>
        </w:rPr>
        <w:t xml:space="preserve"> Ubuntu</w:t>
      </w:r>
      <w:r>
        <w:rPr>
          <w:rStyle w:val="Hyperlink"/>
          <w:lang w:val="en-US"/>
        </w:rPr>
        <w:fldChar w:fldCharType="end"/>
      </w:r>
    </w:p>
    <w:p w14:paraId="07732883" w14:textId="77777777" w:rsidR="003D626E" w:rsidRDefault="00CB7C69" w:rsidP="0055467D">
      <w:pPr>
        <w:rPr>
          <w:rStyle w:val="Hyperlink"/>
          <w:lang w:val="en-US"/>
        </w:rPr>
      </w:pPr>
      <w:r w:rsidRPr="009C37C1">
        <w:rPr>
          <w:lang w:val="en-US"/>
        </w:rPr>
        <w:t xml:space="preserve">- </w:t>
      </w:r>
      <w:r>
        <w:fldChar w:fldCharType="begin"/>
      </w:r>
      <w:r w:rsidRPr="00833BDA">
        <w:rPr>
          <w:lang w:val="en-US"/>
          <w:rPrChange w:id="13" w:author="Сколевой Егор" w:date="2024-04-25T14:42:00Z">
            <w:rPr/>
          </w:rPrChange>
        </w:rPr>
        <w:instrText xml:space="preserve"> HYPERLINK \l "_</w:instrText>
      </w:r>
      <w:r>
        <w:instrText>ОС</w:instrText>
      </w:r>
      <w:r w:rsidRPr="00833BDA">
        <w:rPr>
          <w:lang w:val="en-US"/>
          <w:rPrChange w:id="14" w:author="Сколевой Егор" w:date="2024-04-25T14:42:00Z">
            <w:rPr/>
          </w:rPrChange>
        </w:rPr>
        <w:instrText xml:space="preserve">_Debian" </w:instrText>
      </w:r>
      <w:r>
        <w:fldChar w:fldCharType="separate"/>
      </w:r>
      <w:r w:rsidRPr="00720FF5">
        <w:rPr>
          <w:rStyle w:val="Hyperlink"/>
        </w:rPr>
        <w:t>ОС</w:t>
      </w:r>
      <w:r w:rsidRPr="009C37C1">
        <w:rPr>
          <w:rStyle w:val="Hyperlink"/>
          <w:lang w:val="en-US"/>
        </w:rPr>
        <w:t xml:space="preserve"> Debian</w:t>
      </w:r>
      <w:r>
        <w:rPr>
          <w:rStyle w:val="Hyperlink"/>
          <w:lang w:val="en-US"/>
        </w:rPr>
        <w:fldChar w:fldCharType="end"/>
      </w:r>
    </w:p>
    <w:p w14:paraId="07732884" w14:textId="77777777" w:rsidR="003D626E" w:rsidRPr="003D626E" w:rsidRDefault="00CB7C69" w:rsidP="0055467D">
      <w:p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 xml:space="preserve">- </w:t>
      </w:r>
      <w:r>
        <w:fldChar w:fldCharType="begin"/>
      </w:r>
      <w:r w:rsidRPr="00833BDA">
        <w:rPr>
          <w:lang w:val="en-US"/>
          <w:rPrChange w:id="15" w:author="Сколевой Егор" w:date="2024-04-25T14:42:00Z">
            <w:rPr/>
          </w:rPrChange>
        </w:rPr>
        <w:instrText xml:space="preserve"> HYPERLINK \l "_</w:instrText>
      </w:r>
      <w:r>
        <w:instrText>ОС</w:instrText>
      </w:r>
      <w:r w:rsidRPr="00833BDA">
        <w:rPr>
          <w:lang w:val="en-US"/>
          <w:rPrChange w:id="16" w:author="Сколевой Егор" w:date="2024-04-25T14:42:00Z">
            <w:rPr/>
          </w:rPrChange>
        </w:rPr>
        <w:instrText xml:space="preserve">_Astra_Linux_1" </w:instrText>
      </w:r>
      <w:r>
        <w:fldChar w:fldCharType="separate"/>
      </w:r>
      <w:r w:rsidRPr="003D626E">
        <w:rPr>
          <w:rStyle w:val="Hyperlink"/>
          <w:lang w:val="en-US"/>
        </w:rPr>
        <w:t>ОС Astra Linux</w:t>
      </w:r>
      <w:r>
        <w:rPr>
          <w:rStyle w:val="Hyperlink"/>
          <w:lang w:val="en-US"/>
        </w:rPr>
        <w:fldChar w:fldCharType="end"/>
      </w:r>
    </w:p>
    <w:p w14:paraId="07732885" w14:textId="77777777" w:rsidR="009711C1" w:rsidRDefault="00CB7C69" w:rsidP="00AA5B09">
      <w:pPr>
        <w:pStyle w:val="Heading2"/>
        <w:rPr>
          <w:lang w:val="en-US"/>
        </w:rPr>
      </w:pPr>
      <w:bookmarkStart w:id="17" w:name="_ОС_Ubuntu"/>
      <w:bookmarkStart w:id="18" w:name="_Toc164845481"/>
      <w:bookmarkEnd w:id="17"/>
      <w:r>
        <w:t xml:space="preserve">ОС </w:t>
      </w:r>
      <w:r>
        <w:rPr>
          <w:lang w:val="en-US"/>
        </w:rPr>
        <w:t>Ubuntu</w:t>
      </w:r>
      <w:bookmarkEnd w:id="18"/>
    </w:p>
    <w:p w14:paraId="07732886" w14:textId="327BE7B9" w:rsidR="00217427" w:rsidRPr="00A234F6" w:rsidDel="001A45F4" w:rsidRDefault="00CB7C69" w:rsidP="00217427">
      <w:pPr>
        <w:rPr>
          <w:del w:id="19" w:author="Сколевой Егор" w:date="2024-05-30T15:20:00Z"/>
          <w:b/>
        </w:rPr>
      </w:pPr>
      <w:del w:id="20" w:author="Сколевой Егор" w:date="2024-05-30T15:20:00Z">
        <w:r w:rsidRPr="00A234F6" w:rsidDel="001A45F4">
          <w:rPr>
            <w:b/>
          </w:rPr>
          <w:delText xml:space="preserve">ВНИМАНИЕ!! </w:delText>
        </w:r>
        <w:r w:rsidRPr="00A234F6" w:rsidDel="001A45F4">
          <w:rPr>
            <w:b/>
            <w:lang w:val="en-US"/>
          </w:rPr>
          <w:delText>Docker</w:delText>
        </w:r>
        <w:r w:rsidRPr="00A234F6" w:rsidDel="001A45F4">
          <w:rPr>
            <w:b/>
          </w:rPr>
          <w:delText xml:space="preserve"> не</w:delText>
        </w:r>
        <w:r w:rsidDel="001A45F4">
          <w:rPr>
            <w:b/>
          </w:rPr>
          <w:delText xml:space="preserve"> нужно устанавливать</w:delText>
        </w:r>
        <w:r w:rsidRPr="00A234F6" w:rsidDel="001A45F4">
          <w:rPr>
            <w:b/>
          </w:rPr>
          <w:delText xml:space="preserve"> на продуктивный сервер</w:delText>
        </w:r>
        <w:r w:rsidDel="001A45F4">
          <w:rPr>
            <w:b/>
          </w:rPr>
          <w:delText xml:space="preserve"> СУБД, поскольку БД будет установлена в систему</w:delText>
        </w:r>
        <w:r w:rsidRPr="00A234F6" w:rsidDel="001A45F4">
          <w:rPr>
            <w:b/>
          </w:rPr>
          <w:delText>!</w:delText>
        </w:r>
      </w:del>
    </w:p>
    <w:p w14:paraId="07732887" w14:textId="77777777" w:rsidR="00217427" w:rsidRPr="00250514" w:rsidRDefault="00CB7C69" w:rsidP="00217427">
      <w:pPr>
        <w:jc w:val="left"/>
      </w:pPr>
      <w:r w:rsidRPr="00655159">
        <w:t>Для работы приложения необходимо установить пакеты</w:t>
      </w:r>
      <w:r w:rsidRPr="002D50C7">
        <w:t xml:space="preserve"> </w:t>
      </w:r>
      <w:r w:rsidRPr="002D50C7">
        <w:rPr>
          <w:lang w:val="en-US"/>
        </w:rPr>
        <w:t>Docker</w:t>
      </w:r>
      <w:r w:rsidRPr="002D50C7">
        <w:t xml:space="preserve"> </w:t>
      </w:r>
      <w:r w:rsidRPr="002D50C7">
        <w:rPr>
          <w:lang w:val="en-US"/>
        </w:rPr>
        <w:t>Engine</w:t>
      </w:r>
      <w:r>
        <w:t>, для этого воспользуйтесь данным пунктом.</w:t>
      </w:r>
      <w:r w:rsidRPr="00972716">
        <w:t xml:space="preserve"> </w:t>
      </w:r>
    </w:p>
    <w:p w14:paraId="07732888" w14:textId="77777777" w:rsidR="00217427" w:rsidRPr="00972716" w:rsidRDefault="00CB7C69" w:rsidP="00217427">
      <w:pPr>
        <w:jc w:val="left"/>
      </w:pPr>
      <w:r>
        <w:t>Если какой-то пункт выполняется с ошибками, воспользуйтесь официальной документацией</w:t>
      </w:r>
      <w:r>
        <w:rPr>
          <w:rStyle w:val="FootnoteReference"/>
        </w:rPr>
        <w:footnoteReference w:id="2"/>
      </w:r>
    </w:p>
    <w:p w14:paraId="07732889" w14:textId="77777777" w:rsidR="00C26C4F" w:rsidRDefault="00CB7C69" w:rsidP="000E6A4E">
      <w:pPr>
        <w:pStyle w:val="ListParagraph"/>
        <w:numPr>
          <w:ilvl w:val="0"/>
          <w:numId w:val="20"/>
        </w:numPr>
      </w:pPr>
      <w:bookmarkStart w:id="22" w:name="_Toc150438409"/>
      <w:bookmarkStart w:id="23" w:name="_Toc150438410"/>
      <w:bookmarkStart w:id="24" w:name="_Toc150438411"/>
      <w:bookmarkStart w:id="25" w:name="_Toc144816512"/>
      <w:bookmarkEnd w:id="22"/>
      <w:bookmarkEnd w:id="23"/>
      <w:bookmarkEnd w:id="24"/>
      <w:r>
        <w:t xml:space="preserve">Удалите все конфликтующие с </w:t>
      </w:r>
      <w:r>
        <w:rPr>
          <w:lang w:val="en-US"/>
        </w:rPr>
        <w:t>Docker</w:t>
      </w:r>
      <w:r w:rsidRPr="00E96401">
        <w:t xml:space="preserve"> </w:t>
      </w:r>
      <w:r>
        <w:t>объекты</w:t>
      </w:r>
      <w:r w:rsidRPr="00EC34A4">
        <w:t xml:space="preserve"> </w:t>
      </w:r>
    </w:p>
    <w:p w14:paraId="0773288A" w14:textId="77777777" w:rsidR="00C26C4F" w:rsidRPr="00972716" w:rsidRDefault="00CB7C69" w:rsidP="00C26C4F">
      <w:r>
        <w:t>Некоторые пакеты</w:t>
      </w:r>
      <w:r w:rsidRPr="00A234F6">
        <w:t>/</w:t>
      </w:r>
      <w:r>
        <w:t xml:space="preserve">объекты могут конфликтовать или вовсе не позволить установить </w:t>
      </w:r>
      <w:r>
        <w:rPr>
          <w:lang w:val="en-US"/>
        </w:rPr>
        <w:t>Docker</w:t>
      </w:r>
      <w:r w:rsidRPr="00A234F6">
        <w:t xml:space="preserve"> </w:t>
      </w:r>
      <w:r>
        <w:rPr>
          <w:lang w:val="en-US"/>
        </w:rPr>
        <w:t>Engine</w:t>
      </w:r>
      <w:r>
        <w:t>, для проверки или удаления таких объектов, выполните команду в терминале ниже:</w:t>
      </w:r>
    </w:p>
    <w:p w14:paraId="0773288B" w14:textId="77777777" w:rsidR="00C26C4F" w:rsidRPr="003960AB" w:rsidRDefault="00CB7C69" w:rsidP="00C26C4F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53" wp14:editId="07732A54">
                <wp:extent cx="5886450" cy="438150"/>
                <wp:effectExtent l="0" t="0" r="19050" b="19050"/>
                <wp:docPr id="1207722186" name="Надпись 1207722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4381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8D" w14:textId="77777777" w:rsidR="00E97363" w:rsidRPr="00F0202C" w:rsidRDefault="00CB7C69" w:rsidP="00C26C4F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707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for pkg in docker.io docker-doc docker-compose podman-docker containerd runc; do sudo apt-get remove $pkg; done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type w14:anchorId="07732A53" id="_x0000_t202" coordsize="21600,21600" o:spt="202" path="m,l,21600r21600,l21600,xe">
                <v:stroke joinstyle="miter"/>
                <v:path gradientshapeok="t" o:connecttype="rect"/>
              </v:shapetype>
              <v:shape id="Надпись 1207722186" o:spid="_x0000_s1026" type="#_x0000_t202" style="width:463.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" fillcolor="#eeece1 [3214]">
                <v:textbox>
                  <w:txbxContent>
                    <w:p w14:paraId="07732B8D" w14:textId="77777777" w:rsidR="00E97363" w:rsidRPr="00F0202C" w:rsidRDefault="00CB7C69" w:rsidP="00C26C4F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707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for pkg in docker.io docker-doc docker-compose podman-docker containerd runc; do sudo apt-get remove $pkg; done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8C" w14:textId="77777777" w:rsidR="00C26C4F" w:rsidRDefault="00CB7C69" w:rsidP="000E6A4E">
      <w:pPr>
        <w:pStyle w:val="ListParagraph"/>
        <w:numPr>
          <w:ilvl w:val="0"/>
          <w:numId w:val="20"/>
        </w:numPr>
      </w:pPr>
      <w:r>
        <w:t xml:space="preserve">Добавление </w:t>
      </w:r>
      <w:r w:rsidRPr="004E40BC">
        <w:rPr>
          <w:lang w:val="en-US"/>
        </w:rPr>
        <w:t>APT</w:t>
      </w:r>
      <w:r w:rsidRPr="00F0202C">
        <w:t xml:space="preserve"> </w:t>
      </w:r>
      <w:r>
        <w:t xml:space="preserve">репозитория с пакетами </w:t>
      </w:r>
      <w:r w:rsidRPr="004E40BC">
        <w:rPr>
          <w:lang w:val="en-US"/>
        </w:rPr>
        <w:t>Docker</w:t>
      </w:r>
    </w:p>
    <w:p w14:paraId="0773288D" w14:textId="77777777" w:rsidR="00C26C4F" w:rsidRPr="00F0202C" w:rsidRDefault="00CB7C69" w:rsidP="00C26C4F">
      <w:r>
        <w:t xml:space="preserve">Для добавления ключей и репозитория с </w:t>
      </w:r>
      <w:r>
        <w:rPr>
          <w:lang w:val="en-US"/>
        </w:rPr>
        <w:t>Docker</w:t>
      </w:r>
      <w:r w:rsidRPr="00F0202C">
        <w:t>’</w:t>
      </w:r>
      <w:r>
        <w:t>ом, необходимо вставить в терминал все команды сразу, выделив весь код ниже:</w:t>
      </w:r>
    </w:p>
    <w:bookmarkEnd w:id="25"/>
    <w:p w14:paraId="0773288E" w14:textId="77777777" w:rsidR="009711C1" w:rsidRDefault="00CB7C69" w:rsidP="009711C1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55" wp14:editId="07732A56">
                <wp:extent cx="5886450" cy="2428875"/>
                <wp:effectExtent l="0" t="0" r="19050" b="28575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4288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8E" w14:textId="77777777" w:rsidR="00E97363" w:rsidRPr="00F0202C" w:rsidRDefault="00CB7C69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# Add Docker's official GPG key:</w:t>
                            </w:r>
                          </w:p>
                          <w:p w14:paraId="07732B8F" w14:textId="77777777" w:rsidR="00E97363" w:rsidRPr="00F0202C" w:rsidRDefault="00CB7C69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apt-get update</w:t>
                            </w:r>
                          </w:p>
                          <w:p w14:paraId="07732B90" w14:textId="77777777" w:rsidR="00E97363" w:rsidRPr="00F0202C" w:rsidRDefault="00CB7C69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apt-get install ca-certificates curl gnupg</w:t>
                            </w:r>
                          </w:p>
                          <w:p w14:paraId="07732B91" w14:textId="77777777" w:rsidR="00E97363" w:rsidRPr="00F0202C" w:rsidRDefault="00CB7C69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install -m 0755 -d /etc/apt/keyrings</w:t>
                            </w:r>
                          </w:p>
                          <w:p w14:paraId="07732B92" w14:textId="77777777" w:rsidR="00E97363" w:rsidRPr="00F0202C" w:rsidRDefault="00CB7C69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curl -fsSL https://download.docker.com/linux/ubuntu/gpg | sudo gpg --dearmor -o /etc/apt/keyrings/docker.gpg</w:t>
                            </w:r>
                          </w:p>
                          <w:p w14:paraId="07732B93" w14:textId="77777777" w:rsidR="00E97363" w:rsidRPr="00F0202C" w:rsidRDefault="00CB7C69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chmod a+r /etc/apt/keyrings/docker.gpg</w:t>
                            </w:r>
                          </w:p>
                          <w:p w14:paraId="07732B94" w14:textId="77777777" w:rsidR="00E97363" w:rsidRPr="00F0202C" w:rsidRDefault="00E97363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07732B95" w14:textId="77777777" w:rsidR="00E97363" w:rsidRPr="00F0202C" w:rsidRDefault="00CB7C69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# Add the repository to Apt sources:</w:t>
                            </w:r>
                          </w:p>
                          <w:p w14:paraId="07732B96" w14:textId="77777777" w:rsidR="00E97363" w:rsidRPr="00F0202C" w:rsidRDefault="00CB7C69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echo \</w:t>
                            </w:r>
                          </w:p>
                          <w:p w14:paraId="07732B97" w14:textId="77777777" w:rsidR="00E97363" w:rsidRPr="00F0202C" w:rsidRDefault="00CB7C69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"deb [arch="$(dpkg --print-architecture)" signed-by=/etc/apt/keyrings/docker.gpg] https://download.docker.com/linux/ubuntu \</w:t>
                            </w:r>
                          </w:p>
                          <w:p w14:paraId="07732B98" w14:textId="77777777" w:rsidR="00E97363" w:rsidRPr="00F0202C" w:rsidRDefault="00CB7C69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"$(. /etc/os-release &amp;&amp; echo "$VERSION_CODENAME")" stable" | \</w:t>
                            </w:r>
                          </w:p>
                          <w:p w14:paraId="07732B99" w14:textId="77777777" w:rsidR="00E97363" w:rsidRPr="00F0202C" w:rsidRDefault="00CB7C69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sudo tee /etc/apt/sources.list.d/docker.list &gt; /dev/null</w:t>
                            </w:r>
                          </w:p>
                          <w:p w14:paraId="07732B9A" w14:textId="77777777" w:rsidR="00E97363" w:rsidRDefault="00CB7C69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</w:rPr>
                              <w:t>sudo apt-get update</w:t>
                            </w:r>
                          </w:p>
                          <w:p w14:paraId="07732B9B" w14:textId="77777777" w:rsidR="00E97363" w:rsidRPr="003960AB" w:rsidRDefault="00E97363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55" id="Надпись 2" o:spid="_x0000_s1027" type="#_x0000_t202" style="width:463.5pt;height:19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" fillcolor="#eeece1 [3214]">
                <v:textbox>
                  <w:txbxContent>
                    <w:p w14:paraId="07732B8E" w14:textId="77777777" w:rsidR="00E97363" w:rsidRPr="00F0202C" w:rsidRDefault="00CB7C69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# Add Docker's official GPG key:</w:t>
                      </w:r>
                    </w:p>
                    <w:p w14:paraId="07732B8F" w14:textId="77777777" w:rsidR="00E97363" w:rsidRPr="00F0202C" w:rsidRDefault="00CB7C69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apt-get update</w:t>
                      </w:r>
                    </w:p>
                    <w:p w14:paraId="07732B90" w14:textId="77777777" w:rsidR="00E97363" w:rsidRPr="00F0202C" w:rsidRDefault="00CB7C69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apt-get install ca-certificates curl gnupg</w:t>
                      </w:r>
                    </w:p>
                    <w:p w14:paraId="07732B91" w14:textId="77777777" w:rsidR="00E97363" w:rsidRPr="00F0202C" w:rsidRDefault="00CB7C69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install -m 0755 -d /etc/apt/keyrings</w:t>
                      </w:r>
                    </w:p>
                    <w:p w14:paraId="07732B92" w14:textId="77777777" w:rsidR="00E97363" w:rsidRPr="00F0202C" w:rsidRDefault="00CB7C69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curl -fsSL https://download.docker.com/linux/ubuntu/gpg | sudo gpg --dearmor -o /etc/apt/keyrings/docker.gpg</w:t>
                      </w:r>
                    </w:p>
                    <w:p w14:paraId="07732B93" w14:textId="77777777" w:rsidR="00E97363" w:rsidRPr="00F0202C" w:rsidRDefault="00CB7C69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chmod a+r /etc/apt/keyrings/docker.gpg</w:t>
                      </w:r>
                    </w:p>
                    <w:p w14:paraId="07732B94" w14:textId="77777777" w:rsidR="00E97363" w:rsidRPr="00F0202C" w:rsidRDefault="00E97363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07732B95" w14:textId="77777777" w:rsidR="00E97363" w:rsidRPr="00F0202C" w:rsidRDefault="00CB7C69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# Add the repository to Apt sources:</w:t>
                      </w:r>
                    </w:p>
                    <w:p w14:paraId="07732B96" w14:textId="77777777" w:rsidR="00E97363" w:rsidRPr="00F0202C" w:rsidRDefault="00CB7C69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echo \</w:t>
                      </w:r>
                    </w:p>
                    <w:p w14:paraId="07732B97" w14:textId="77777777" w:rsidR="00E97363" w:rsidRPr="00F0202C" w:rsidRDefault="00CB7C69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"deb [arch="$(dpkg --print-architecture)" signed-by=/etc/apt/keyrings/docker.gpg] https://download.docker.com/linux/ubuntu \</w:t>
                      </w:r>
                    </w:p>
                    <w:p w14:paraId="07732B98" w14:textId="77777777" w:rsidR="00E97363" w:rsidRPr="00F0202C" w:rsidRDefault="00CB7C69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"$(. /etc/os-release &amp;&amp; echo "$VERSION_CODENAME")" stable" | \</w:t>
                      </w:r>
                    </w:p>
                    <w:p w14:paraId="07732B99" w14:textId="77777777" w:rsidR="00E97363" w:rsidRPr="00F0202C" w:rsidRDefault="00CB7C69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sudo tee /etc/apt/sources.list.d/docker.list &gt; /dev/null</w:t>
                      </w:r>
                    </w:p>
                    <w:p w14:paraId="07732B9A" w14:textId="77777777" w:rsidR="00E97363" w:rsidRDefault="00CB7C69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</w:rPr>
                        <w:t>sudo apt-get update</w:t>
                      </w:r>
                    </w:p>
                    <w:p w14:paraId="07732B9B" w14:textId="77777777" w:rsidR="00E97363" w:rsidRPr="003960AB" w:rsidRDefault="00E97363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8F" w14:textId="77777777" w:rsidR="009711C1" w:rsidRPr="00F0202C" w:rsidRDefault="00CB7C69" w:rsidP="009711C1">
      <w:r>
        <w:t xml:space="preserve">Теперь выполним установку компонентов </w:t>
      </w:r>
      <w:r>
        <w:rPr>
          <w:lang w:val="en-US"/>
        </w:rPr>
        <w:t>Docker</w:t>
      </w:r>
      <w:r w:rsidRPr="00F0202C">
        <w:t>’</w:t>
      </w:r>
      <w:r>
        <w:t>а</w:t>
      </w:r>
      <w:r w:rsidRPr="00F0202C">
        <w:t>:</w:t>
      </w:r>
    </w:p>
    <w:p w14:paraId="07732890" w14:textId="77777777" w:rsidR="009711C1" w:rsidRDefault="00CB7C69" w:rsidP="009711C1"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07732A57" wp14:editId="07732A58">
                <wp:extent cx="5886450" cy="438150"/>
                <wp:effectExtent l="0" t="0" r="19050" b="19050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4381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9C" w14:textId="77777777" w:rsidR="00E97363" w:rsidRPr="00F0202C" w:rsidRDefault="00CB7C69" w:rsidP="009711C1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apt-get install docker-ce docker-ce-cli containerd.io docker-buildx-plugin docker-compose-plugin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57" id="_x0000_s1028" type="#_x0000_t202" style="width:463.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" fillcolor="#eeece1 [3214]">
                <v:textbox>
                  <w:txbxContent>
                    <w:p w14:paraId="07732B9C" w14:textId="77777777" w:rsidR="00E97363" w:rsidRPr="00F0202C" w:rsidRDefault="00CB7C69" w:rsidP="009711C1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apt-get install docker-ce docker-ce-cli containerd.io docker-buildx-plugin docker-compose-plugin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91" w14:textId="77777777" w:rsidR="00AA707F" w:rsidRDefault="00CB7C69" w:rsidP="00AA707F">
      <w:pPr>
        <w:pStyle w:val="Heading2"/>
        <w:rPr>
          <w:lang w:val="en-US"/>
        </w:rPr>
      </w:pPr>
      <w:bookmarkStart w:id="26" w:name="_ОС_Debian"/>
      <w:bookmarkStart w:id="27" w:name="_Toc164845482"/>
      <w:bookmarkEnd w:id="26"/>
      <w:r>
        <w:t xml:space="preserve">ОС </w:t>
      </w:r>
      <w:r>
        <w:rPr>
          <w:lang w:val="en-US"/>
        </w:rPr>
        <w:t>Debian</w:t>
      </w:r>
      <w:bookmarkEnd w:id="27"/>
    </w:p>
    <w:p w14:paraId="07732892" w14:textId="20F11AFB" w:rsidR="00E65AE1" w:rsidRPr="00A234F6" w:rsidDel="001A45F4" w:rsidRDefault="00CB7C69" w:rsidP="00E65AE1">
      <w:pPr>
        <w:rPr>
          <w:del w:id="28" w:author="Сколевой Егор" w:date="2024-05-30T15:20:00Z"/>
          <w:b/>
        </w:rPr>
      </w:pPr>
      <w:del w:id="29" w:author="Сколевой Егор" w:date="2024-05-30T15:20:00Z">
        <w:r w:rsidRPr="00A234F6" w:rsidDel="001A45F4">
          <w:rPr>
            <w:b/>
          </w:rPr>
          <w:delText xml:space="preserve">ВНИМАНИЕ!! </w:delText>
        </w:r>
        <w:r w:rsidRPr="00A234F6" w:rsidDel="001A45F4">
          <w:rPr>
            <w:b/>
            <w:lang w:val="en-US"/>
          </w:rPr>
          <w:delText>Docker</w:delText>
        </w:r>
        <w:r w:rsidRPr="00A234F6" w:rsidDel="001A45F4">
          <w:rPr>
            <w:b/>
          </w:rPr>
          <w:delText xml:space="preserve"> не</w:delText>
        </w:r>
        <w:r w:rsidDel="001A45F4">
          <w:rPr>
            <w:b/>
          </w:rPr>
          <w:delText xml:space="preserve"> нужно устанавливать</w:delText>
        </w:r>
        <w:r w:rsidR="000C1395" w:rsidRPr="002D332B" w:rsidDel="001A45F4">
          <w:rPr>
            <w:b/>
          </w:rPr>
          <w:delText xml:space="preserve"> </w:delText>
        </w:r>
        <w:r w:rsidRPr="00A234F6" w:rsidDel="001A45F4">
          <w:rPr>
            <w:b/>
          </w:rPr>
          <w:delText>на продуктивный сервер</w:delText>
        </w:r>
        <w:r w:rsidDel="001A45F4">
          <w:rPr>
            <w:b/>
          </w:rPr>
          <w:delText xml:space="preserve"> СУБД, поскольку БД будет установлена в систему</w:delText>
        </w:r>
        <w:r w:rsidRPr="00A234F6" w:rsidDel="001A45F4">
          <w:rPr>
            <w:b/>
          </w:rPr>
          <w:delText>!</w:delText>
        </w:r>
      </w:del>
    </w:p>
    <w:p w14:paraId="07732893" w14:textId="77777777" w:rsidR="00E65AE1" w:rsidRDefault="00CB7C69" w:rsidP="00E65AE1">
      <w:pPr>
        <w:jc w:val="left"/>
      </w:pPr>
      <w:r w:rsidRPr="00655159">
        <w:t>Для работы приложения необходимо установить пакеты</w:t>
      </w:r>
      <w:r w:rsidRPr="002D50C7">
        <w:t xml:space="preserve"> </w:t>
      </w:r>
      <w:r w:rsidRPr="002D50C7">
        <w:rPr>
          <w:lang w:val="en-US"/>
        </w:rPr>
        <w:t>Docker</w:t>
      </w:r>
      <w:r w:rsidRPr="002D50C7">
        <w:t xml:space="preserve"> </w:t>
      </w:r>
      <w:r w:rsidRPr="002D50C7">
        <w:rPr>
          <w:lang w:val="en-US"/>
        </w:rPr>
        <w:t>Engine</w:t>
      </w:r>
      <w:r>
        <w:t>, для этого воспользуйтесь данным пунктом.</w:t>
      </w:r>
      <w:r w:rsidRPr="00972716">
        <w:t xml:space="preserve"> </w:t>
      </w:r>
    </w:p>
    <w:p w14:paraId="07732894" w14:textId="77777777" w:rsidR="00E65AE1" w:rsidRPr="00972716" w:rsidRDefault="00CB7C69" w:rsidP="00E65AE1">
      <w:pPr>
        <w:jc w:val="left"/>
      </w:pPr>
      <w:r>
        <w:t>Если какой-то пункт выполняется с ошибками, воспользуйтесь официально</w:t>
      </w:r>
      <w:r w:rsidR="00F51B2B">
        <w:t>й</w:t>
      </w:r>
      <w:r>
        <w:t xml:space="preserve"> документацией</w:t>
      </w:r>
      <w:r>
        <w:rPr>
          <w:rStyle w:val="FootnoteReference"/>
        </w:rPr>
        <w:footnoteReference w:id="3"/>
      </w:r>
    </w:p>
    <w:p w14:paraId="07732895" w14:textId="77777777" w:rsidR="00AA707F" w:rsidRDefault="00CB7C69" w:rsidP="000E6A4E">
      <w:pPr>
        <w:pStyle w:val="ListParagraph"/>
        <w:numPr>
          <w:ilvl w:val="0"/>
          <w:numId w:val="21"/>
        </w:numPr>
      </w:pPr>
      <w:r>
        <w:t xml:space="preserve">Удалите все конфликтующие с </w:t>
      </w:r>
      <w:r w:rsidRPr="004E40BC">
        <w:rPr>
          <w:lang w:val="en-US"/>
        </w:rPr>
        <w:t>Docker</w:t>
      </w:r>
      <w:r w:rsidRPr="00E96401">
        <w:t xml:space="preserve"> </w:t>
      </w:r>
      <w:r>
        <w:t>объекты</w:t>
      </w:r>
      <w:r w:rsidRPr="00EC34A4">
        <w:t xml:space="preserve"> </w:t>
      </w:r>
    </w:p>
    <w:p w14:paraId="07732896" w14:textId="77777777" w:rsidR="00E65AE1" w:rsidRPr="005049F5" w:rsidRDefault="00CB7C69" w:rsidP="00972716">
      <w:r>
        <w:t>Некоторые пакеты</w:t>
      </w:r>
      <w:r w:rsidRPr="00A234F6">
        <w:t>/</w:t>
      </w:r>
      <w:r>
        <w:t xml:space="preserve">объекты могут конфликтовать или вовсе не позволить установить </w:t>
      </w:r>
      <w:r>
        <w:rPr>
          <w:lang w:val="en-US"/>
        </w:rPr>
        <w:t>Docker</w:t>
      </w:r>
      <w:r w:rsidRPr="00A234F6">
        <w:t xml:space="preserve"> </w:t>
      </w:r>
      <w:r>
        <w:rPr>
          <w:lang w:val="en-US"/>
        </w:rPr>
        <w:t>Engine</w:t>
      </w:r>
      <w:r>
        <w:t>, для проверки или удаления таких объектов, выполните команду в терминале ниже:</w:t>
      </w:r>
    </w:p>
    <w:p w14:paraId="07732897" w14:textId="77777777" w:rsidR="00AA707F" w:rsidRPr="003960AB" w:rsidRDefault="00CB7C69" w:rsidP="00AA707F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59" wp14:editId="07732A5A">
                <wp:extent cx="5886450" cy="438150"/>
                <wp:effectExtent l="0" t="0" r="19050" b="19050"/>
                <wp:docPr id="123" name="Надпись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4381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9D" w14:textId="77777777" w:rsidR="00E97363" w:rsidRPr="00F0202C" w:rsidRDefault="00CB7C69" w:rsidP="00AA707F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707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for pkg in docker.io docker-doc docker-compose podman-docker containerd runc; do sudo apt-get remove $pkg; done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59" id="Надпись 123" o:spid="_x0000_s1029" type="#_x0000_t202" style="width:463.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" fillcolor="#eeece1 [3214]">
                <v:textbox>
                  <w:txbxContent>
                    <w:p w14:paraId="07732B9D" w14:textId="77777777" w:rsidR="00E97363" w:rsidRPr="00F0202C" w:rsidRDefault="00CB7C69" w:rsidP="00AA707F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707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for pkg in docker.io docker-doc docker-compose podman-docker containerd runc; do sudo apt-get remove $pkg; done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98" w14:textId="77777777" w:rsidR="00AA707F" w:rsidRDefault="00CB7C69" w:rsidP="000E6A4E">
      <w:pPr>
        <w:pStyle w:val="ListParagraph"/>
        <w:numPr>
          <w:ilvl w:val="0"/>
          <w:numId w:val="21"/>
        </w:numPr>
      </w:pPr>
      <w:r>
        <w:t xml:space="preserve">Добавление </w:t>
      </w:r>
      <w:r w:rsidRPr="004E40BC">
        <w:rPr>
          <w:lang w:val="en-US"/>
        </w:rPr>
        <w:t>APT</w:t>
      </w:r>
      <w:r w:rsidRPr="00F0202C">
        <w:t xml:space="preserve"> </w:t>
      </w:r>
      <w:r>
        <w:t xml:space="preserve">репозитория с пакетами </w:t>
      </w:r>
      <w:r w:rsidRPr="004E40BC">
        <w:rPr>
          <w:lang w:val="en-US"/>
        </w:rPr>
        <w:t>Docker</w:t>
      </w:r>
    </w:p>
    <w:p w14:paraId="07732899" w14:textId="77777777" w:rsidR="00AA707F" w:rsidRPr="00F0202C" w:rsidRDefault="00CB7C69" w:rsidP="00AA707F">
      <w:r>
        <w:t xml:space="preserve">Для добавления ключей и репозитория с </w:t>
      </w:r>
      <w:r>
        <w:rPr>
          <w:lang w:val="en-US"/>
        </w:rPr>
        <w:t>Docker</w:t>
      </w:r>
      <w:r w:rsidRPr="00F0202C">
        <w:t>’</w:t>
      </w:r>
      <w:r>
        <w:t>ом, необходимо вставить в терминал все команды сразу, выделив весь код ниже:</w:t>
      </w:r>
    </w:p>
    <w:p w14:paraId="0773289A" w14:textId="77777777" w:rsidR="00AA707F" w:rsidRDefault="00CB7C69" w:rsidP="00AA707F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5B" wp14:editId="07732A5C">
                <wp:extent cx="5886450" cy="2428875"/>
                <wp:effectExtent l="0" t="0" r="19050" b="28575"/>
                <wp:docPr id="1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4288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9E" w14:textId="77777777" w:rsidR="00E97363" w:rsidRPr="00AA707F" w:rsidRDefault="00CB7C69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AA707F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# Add Docker's official GPG key:</w:t>
                            </w:r>
                          </w:p>
                          <w:p w14:paraId="07732B9F" w14:textId="77777777" w:rsidR="00E97363" w:rsidRPr="00AA5B09" w:rsidRDefault="00CB7C69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apt-get update</w:t>
                            </w:r>
                          </w:p>
                          <w:p w14:paraId="07732BA0" w14:textId="77777777" w:rsidR="00E97363" w:rsidRPr="00AA5B09" w:rsidRDefault="00CB7C69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apt-get install ca-certificates curl gnupg</w:t>
                            </w:r>
                          </w:p>
                          <w:p w14:paraId="07732BA1" w14:textId="77777777" w:rsidR="00E97363" w:rsidRPr="00AA5B09" w:rsidRDefault="00CB7C69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install -m 0755 -d /etc/apt/keyrings</w:t>
                            </w:r>
                          </w:p>
                          <w:p w14:paraId="07732BA2" w14:textId="77777777" w:rsidR="00E97363" w:rsidRPr="00AA5B09" w:rsidRDefault="00CB7C69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curl -fsSL https://download.docker.com/linux/debian/gpg | sudo gpg --dearmor -o /etc/apt/keyrings/docker.gpg</w:t>
                            </w:r>
                          </w:p>
                          <w:p w14:paraId="07732BA3" w14:textId="77777777" w:rsidR="00E97363" w:rsidRPr="00AA5B09" w:rsidRDefault="00CB7C69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chmod a+r /etc/apt/keyrings/docker.gpg</w:t>
                            </w:r>
                          </w:p>
                          <w:p w14:paraId="07732BA4" w14:textId="77777777" w:rsidR="00E97363" w:rsidRPr="00AA707F" w:rsidRDefault="00E97363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</w:p>
                          <w:p w14:paraId="07732BA5" w14:textId="77777777" w:rsidR="00E97363" w:rsidRPr="00AA707F" w:rsidRDefault="00CB7C69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AA707F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# Add the repository to Apt sources:</w:t>
                            </w:r>
                          </w:p>
                          <w:p w14:paraId="07732BA6" w14:textId="77777777" w:rsidR="00E97363" w:rsidRPr="00AA5B09" w:rsidRDefault="00CB7C69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echo \</w:t>
                            </w:r>
                          </w:p>
                          <w:p w14:paraId="07732BA7" w14:textId="77777777" w:rsidR="00E97363" w:rsidRPr="00AA5B09" w:rsidRDefault="00CB7C69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"deb [arch="$(dpkg --print-architecture)" signed-by=/etc/apt/keyrings/docker.gpg] https://download.docker.com/linux/debian \</w:t>
                            </w:r>
                          </w:p>
                          <w:p w14:paraId="07732BA8" w14:textId="77777777" w:rsidR="00E97363" w:rsidRPr="00AA5B09" w:rsidRDefault="00CB7C69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"$(. /etc/os-release &amp;&amp; echo "$VERSION_CODENAME")" stable" | \</w:t>
                            </w:r>
                          </w:p>
                          <w:p w14:paraId="07732BA9" w14:textId="77777777" w:rsidR="00E97363" w:rsidRPr="00AA5B09" w:rsidRDefault="00CB7C69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sudo tee /etc/apt/sources.list.d/docker.list &gt; /dev/null</w:t>
                            </w:r>
                          </w:p>
                          <w:p w14:paraId="07732BAA" w14:textId="77777777" w:rsidR="00E97363" w:rsidRPr="003960AB" w:rsidRDefault="00CB7C69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apt-get update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5B" id="_x0000_s1030" type="#_x0000_t202" style="width:463.5pt;height:19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" fillcolor="#eeece1 [3214]">
                <v:textbox>
                  <w:txbxContent>
                    <w:p w14:paraId="07732B9E" w14:textId="77777777" w:rsidR="00E97363" w:rsidRPr="00AA707F" w:rsidRDefault="00CB7C69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AA707F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# Add Docker's official GPG key:</w:t>
                      </w:r>
                    </w:p>
                    <w:p w14:paraId="07732B9F" w14:textId="77777777" w:rsidR="00E97363" w:rsidRPr="00AA5B09" w:rsidRDefault="00CB7C69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apt-get update</w:t>
                      </w:r>
                    </w:p>
                    <w:p w14:paraId="07732BA0" w14:textId="77777777" w:rsidR="00E97363" w:rsidRPr="00AA5B09" w:rsidRDefault="00CB7C69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apt-get install ca-certificates curl gnupg</w:t>
                      </w:r>
                    </w:p>
                    <w:p w14:paraId="07732BA1" w14:textId="77777777" w:rsidR="00E97363" w:rsidRPr="00AA5B09" w:rsidRDefault="00CB7C69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install -m 0755 -d /etc/apt/keyrings</w:t>
                      </w:r>
                    </w:p>
                    <w:p w14:paraId="07732BA2" w14:textId="77777777" w:rsidR="00E97363" w:rsidRPr="00AA5B09" w:rsidRDefault="00CB7C69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curl -fsSL https://download.docker.com/linux/debian/gpg | sudo gpg --dearmor -o /etc/apt/keyrings/docker.gpg</w:t>
                      </w:r>
                    </w:p>
                    <w:p w14:paraId="07732BA3" w14:textId="77777777" w:rsidR="00E97363" w:rsidRPr="00AA5B09" w:rsidRDefault="00CB7C69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chmod a+r /etc/apt/keyrings/docker.gpg</w:t>
                      </w:r>
                    </w:p>
                    <w:p w14:paraId="07732BA4" w14:textId="77777777" w:rsidR="00E97363" w:rsidRPr="00AA707F" w:rsidRDefault="00E97363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</w:p>
                    <w:p w14:paraId="07732BA5" w14:textId="77777777" w:rsidR="00E97363" w:rsidRPr="00AA707F" w:rsidRDefault="00CB7C69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AA707F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# Add the repository to Apt sources:</w:t>
                      </w:r>
                    </w:p>
                    <w:p w14:paraId="07732BA6" w14:textId="77777777" w:rsidR="00E97363" w:rsidRPr="00AA5B09" w:rsidRDefault="00CB7C69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echo \</w:t>
                      </w:r>
                    </w:p>
                    <w:p w14:paraId="07732BA7" w14:textId="77777777" w:rsidR="00E97363" w:rsidRPr="00AA5B09" w:rsidRDefault="00CB7C69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"deb [arch="$(dpkg --print-architecture)" signed-by=/etc/apt/keyrings/docker.gpg] https://download.docker.com/linux/debian \</w:t>
                      </w:r>
                    </w:p>
                    <w:p w14:paraId="07732BA8" w14:textId="77777777" w:rsidR="00E97363" w:rsidRPr="00AA5B09" w:rsidRDefault="00CB7C69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"$(. /etc/os-release &amp;&amp; echo "$VERSION_CODENAME")" stable" | \</w:t>
                      </w:r>
                    </w:p>
                    <w:p w14:paraId="07732BA9" w14:textId="77777777" w:rsidR="00E97363" w:rsidRPr="00AA5B09" w:rsidRDefault="00CB7C69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sudo tee /etc/apt/sources.list.d/docker.list &gt; /dev/null</w:t>
                      </w:r>
                    </w:p>
                    <w:p w14:paraId="07732BAA" w14:textId="77777777" w:rsidR="00E97363" w:rsidRPr="003960AB" w:rsidRDefault="00CB7C69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apt-get update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9B" w14:textId="77777777" w:rsidR="00AA707F" w:rsidRPr="00F0202C" w:rsidRDefault="00CB7C69" w:rsidP="000E6A4E">
      <w:pPr>
        <w:pStyle w:val="ListParagraph"/>
        <w:numPr>
          <w:ilvl w:val="0"/>
          <w:numId w:val="21"/>
        </w:numPr>
      </w:pPr>
      <w:r>
        <w:t xml:space="preserve">Установка компонентов </w:t>
      </w:r>
      <w:r w:rsidRPr="004E40BC">
        <w:rPr>
          <w:lang w:val="en-US"/>
        </w:rPr>
        <w:t>Docker</w:t>
      </w:r>
      <w:r w:rsidRPr="00F0202C">
        <w:t>’</w:t>
      </w:r>
      <w:r>
        <w:t>а</w:t>
      </w:r>
      <w:r w:rsidRPr="00F0202C">
        <w:t>:</w:t>
      </w:r>
    </w:p>
    <w:p w14:paraId="0773289C" w14:textId="77777777" w:rsidR="00AA707F" w:rsidRDefault="00CB7C69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5D" wp14:editId="07732A5E">
                <wp:extent cx="5886450" cy="438150"/>
                <wp:effectExtent l="0" t="0" r="19050" b="19050"/>
                <wp:docPr id="1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4381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AB" w14:textId="77777777" w:rsidR="00E97363" w:rsidRPr="00F0202C" w:rsidRDefault="00CB7C69" w:rsidP="00AA707F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707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apt-get install docker-ce docker-ce-cli containerd.io docker-buildx-plugin docker-compose-plugin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5D" id="_x0000_s1031" type="#_x0000_t202" style="width:463.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" fillcolor="#eeece1 [3214]">
                <v:textbox>
                  <w:txbxContent>
                    <w:p w14:paraId="07732BAB" w14:textId="77777777" w:rsidR="00E97363" w:rsidRPr="00F0202C" w:rsidRDefault="00CB7C69" w:rsidP="00AA707F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707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apt-get install docker-ce docker-ce-cli containerd.io docker-buildx-plugin docker-compose-plugin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9D" w14:textId="77777777" w:rsidR="00A44EB4" w:rsidRDefault="00CB7C69" w:rsidP="00A44EB4">
      <w:pPr>
        <w:pStyle w:val="Heading2"/>
        <w:rPr>
          <w:lang w:val="en-US"/>
        </w:rPr>
      </w:pPr>
      <w:bookmarkStart w:id="31" w:name="_ОС_Astra_Linux_1"/>
      <w:bookmarkStart w:id="32" w:name="_Toc164845483"/>
      <w:bookmarkEnd w:id="31"/>
      <w:r>
        <w:lastRenderedPageBreak/>
        <w:t xml:space="preserve">ОС </w:t>
      </w:r>
      <w:r>
        <w:rPr>
          <w:lang w:val="en-US"/>
        </w:rPr>
        <w:t>Astra Linux</w:t>
      </w:r>
      <w:bookmarkEnd w:id="32"/>
    </w:p>
    <w:p w14:paraId="0773289E" w14:textId="626B0677" w:rsidR="00A44EB4" w:rsidRPr="00A234F6" w:rsidDel="001A45F4" w:rsidRDefault="00CB7C69" w:rsidP="00A44EB4">
      <w:pPr>
        <w:rPr>
          <w:del w:id="33" w:author="Сколевой Егор" w:date="2024-05-30T15:20:00Z"/>
          <w:b/>
        </w:rPr>
      </w:pPr>
      <w:del w:id="34" w:author="Сколевой Егор" w:date="2024-05-30T15:20:00Z">
        <w:r w:rsidRPr="00A234F6" w:rsidDel="001A45F4">
          <w:rPr>
            <w:b/>
          </w:rPr>
          <w:delText xml:space="preserve">ВНИМАНИЕ!! </w:delText>
        </w:r>
        <w:r w:rsidRPr="00A234F6" w:rsidDel="001A45F4">
          <w:rPr>
            <w:b/>
            <w:lang w:val="en-US"/>
          </w:rPr>
          <w:delText>Docker</w:delText>
        </w:r>
        <w:r w:rsidRPr="00A234F6" w:rsidDel="001A45F4">
          <w:rPr>
            <w:b/>
          </w:rPr>
          <w:delText xml:space="preserve"> не</w:delText>
        </w:r>
        <w:r w:rsidDel="001A45F4">
          <w:rPr>
            <w:b/>
          </w:rPr>
          <w:delText xml:space="preserve"> нужно устанавливать</w:delText>
        </w:r>
        <w:r w:rsidRPr="002D332B" w:rsidDel="001A45F4">
          <w:rPr>
            <w:b/>
          </w:rPr>
          <w:delText xml:space="preserve"> </w:delText>
        </w:r>
        <w:r w:rsidRPr="00A234F6" w:rsidDel="001A45F4">
          <w:rPr>
            <w:b/>
          </w:rPr>
          <w:delText>на продуктивный сервер</w:delText>
        </w:r>
        <w:r w:rsidDel="001A45F4">
          <w:rPr>
            <w:b/>
          </w:rPr>
          <w:delText xml:space="preserve"> СУБД, поскольку БД будет установлена в систему</w:delText>
        </w:r>
        <w:r w:rsidRPr="00A234F6" w:rsidDel="001A45F4">
          <w:rPr>
            <w:b/>
          </w:rPr>
          <w:delText>!</w:delText>
        </w:r>
      </w:del>
    </w:p>
    <w:p w14:paraId="0773289F" w14:textId="77777777" w:rsidR="00A44EB4" w:rsidRDefault="00CB7C69" w:rsidP="00A44EB4">
      <w:pPr>
        <w:jc w:val="left"/>
      </w:pPr>
      <w:r w:rsidRPr="00655159">
        <w:t>Для работы приложения необходимо установить пакеты</w:t>
      </w:r>
      <w:r w:rsidRPr="002D50C7">
        <w:t xml:space="preserve"> </w:t>
      </w:r>
      <w:r w:rsidRPr="002D50C7">
        <w:rPr>
          <w:lang w:val="en-US"/>
        </w:rPr>
        <w:t>Docker</w:t>
      </w:r>
      <w:r w:rsidRPr="002D50C7">
        <w:t xml:space="preserve"> </w:t>
      </w:r>
      <w:r w:rsidRPr="002D50C7">
        <w:rPr>
          <w:lang w:val="en-US"/>
        </w:rPr>
        <w:t>Engine</w:t>
      </w:r>
      <w:r>
        <w:t>, для этого воспользуйтесь данным пунктом.</w:t>
      </w:r>
      <w:r w:rsidRPr="00972716">
        <w:t xml:space="preserve"> </w:t>
      </w:r>
    </w:p>
    <w:p w14:paraId="077328A0" w14:textId="77777777" w:rsidR="00A44EB4" w:rsidRDefault="00CB7C69" w:rsidP="00A44EB4">
      <w:r>
        <w:t xml:space="preserve">Данный документ содержит основную вырезку из статьи по установке </w:t>
      </w:r>
      <w:r>
        <w:rPr>
          <w:lang w:val="en-US"/>
        </w:rPr>
        <w:t>Docker</w:t>
      </w:r>
      <w:r w:rsidRPr="00A44EB4">
        <w:t xml:space="preserve"> </w:t>
      </w:r>
      <w:r>
        <w:rPr>
          <w:lang w:val="en-US"/>
        </w:rPr>
        <w:t>Engine</w:t>
      </w:r>
      <w:r w:rsidRPr="00A44EB4">
        <w:t xml:space="preserve"> </w:t>
      </w:r>
      <w:r>
        <w:t xml:space="preserve">с сайта </w:t>
      </w:r>
      <w:r>
        <w:rPr>
          <w:lang w:val="en-US"/>
        </w:rPr>
        <w:t>Astra</w:t>
      </w:r>
      <w:r w:rsidRPr="00A44EB4">
        <w:t xml:space="preserve"> </w:t>
      </w:r>
      <w:r>
        <w:rPr>
          <w:lang w:val="en-US"/>
        </w:rPr>
        <w:t>Linux</w:t>
      </w:r>
      <w:r w:rsidRPr="00A44EB4">
        <w:t xml:space="preserve"> </w:t>
      </w:r>
      <w:r>
        <w:rPr>
          <w:rStyle w:val="FootnoteReference"/>
        </w:rPr>
        <w:footnoteReference w:id="4"/>
      </w:r>
    </w:p>
    <w:p w14:paraId="077328A1" w14:textId="77777777" w:rsidR="00A44EB4" w:rsidRDefault="00CB7C69" w:rsidP="00A44EB4">
      <w:r>
        <w:t>Установка</w:t>
      </w:r>
      <w:r w:rsidRPr="00A44EB4">
        <w:t xml:space="preserve"> </w:t>
      </w:r>
      <w:r>
        <w:rPr>
          <w:lang w:val="en-US"/>
        </w:rPr>
        <w:t>Docker</w:t>
      </w:r>
      <w:r w:rsidRPr="00A44EB4">
        <w:t xml:space="preserve"> </w:t>
      </w:r>
      <w:r>
        <w:rPr>
          <w:lang w:val="en-US"/>
        </w:rPr>
        <w:t>Engine</w:t>
      </w:r>
      <w:r w:rsidRPr="00A44EB4">
        <w:t xml:space="preserve"> </w:t>
      </w:r>
      <w:r>
        <w:t>в</w:t>
      </w:r>
      <w:r w:rsidRPr="00A44EB4">
        <w:t xml:space="preserve"> </w:t>
      </w:r>
      <w:r>
        <w:rPr>
          <w:lang w:val="en-US"/>
        </w:rPr>
        <w:t>Astra</w:t>
      </w:r>
      <w:r w:rsidRPr="00A44EB4">
        <w:t xml:space="preserve"> </w:t>
      </w:r>
      <w:r>
        <w:rPr>
          <w:lang w:val="en-US"/>
        </w:rPr>
        <w:t>Linux</w:t>
      </w:r>
      <w:r w:rsidRPr="00A44EB4">
        <w:t xml:space="preserve"> </w:t>
      </w:r>
      <w:r>
        <w:t xml:space="preserve">производится путем выполнения одной команды, которая выполнит загрузку и настройку пакетов из репозитория </w:t>
      </w:r>
      <w:r>
        <w:rPr>
          <w:lang w:val="en-US"/>
        </w:rPr>
        <w:t>Astra</w:t>
      </w:r>
      <w:r w:rsidRPr="00A44EB4">
        <w:t xml:space="preserve"> </w:t>
      </w:r>
      <w:r>
        <w:rPr>
          <w:lang w:val="en-US"/>
        </w:rPr>
        <w:t>Linux</w:t>
      </w:r>
      <w:r>
        <w:t xml:space="preserve">, что гарантируют сохранение целостности системы. </w:t>
      </w:r>
    </w:p>
    <w:p w14:paraId="077328A2" w14:textId="77777777" w:rsidR="00A44EB4" w:rsidRDefault="00CB7C69" w:rsidP="00A44EB4">
      <w:r>
        <w:t>Выполните команду в терминале:</w:t>
      </w:r>
    </w:p>
    <w:p w14:paraId="077328A3" w14:textId="77777777" w:rsidR="00A44EB4" w:rsidRDefault="00CB7C69" w:rsidP="00A44EB4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5F" wp14:editId="07732A60">
                <wp:extent cx="5886450" cy="314325"/>
                <wp:effectExtent l="0" t="0" r="19050" b="28575"/>
                <wp:docPr id="12077222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3143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AC" w14:textId="77777777" w:rsidR="00E97363" w:rsidRPr="00250514" w:rsidRDefault="00CB7C69" w:rsidP="00A44EB4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 install docker.io docker-compose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5F" id="_x0000_s1032" type="#_x0000_t202" style="width:463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" fillcolor="#eeece1 [3214]">
                <v:textbox>
                  <w:txbxContent>
                    <w:p w14:paraId="07732BAC" w14:textId="77777777" w:rsidR="00E97363" w:rsidRPr="00250514" w:rsidRDefault="00CB7C69" w:rsidP="00A44EB4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 install docker.io docker-compose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A4" w14:textId="77777777" w:rsidR="007716F3" w:rsidRPr="007716F3" w:rsidRDefault="00CB7C69" w:rsidP="00A44EB4">
      <w:pPr>
        <w:rPr>
          <w:b/>
          <w:i/>
        </w:rPr>
      </w:pPr>
      <w:r w:rsidRPr="007716F3">
        <w:rPr>
          <w:b/>
          <w:i/>
        </w:rPr>
        <w:t xml:space="preserve">ВНИМАНИЕ! Работа </w:t>
      </w:r>
      <w:r w:rsidRPr="007716F3">
        <w:rPr>
          <w:b/>
          <w:i/>
          <w:lang w:val="en-US"/>
        </w:rPr>
        <w:t>Docker</w:t>
      </w:r>
      <w:r w:rsidRPr="007716F3">
        <w:rPr>
          <w:b/>
          <w:i/>
        </w:rPr>
        <w:t xml:space="preserve"> </w:t>
      </w:r>
      <w:r w:rsidRPr="007716F3">
        <w:rPr>
          <w:b/>
          <w:i/>
          <w:lang w:val="en-US"/>
        </w:rPr>
        <w:t>Compose</w:t>
      </w:r>
      <w:r w:rsidRPr="007716F3">
        <w:rPr>
          <w:b/>
          <w:i/>
        </w:rPr>
        <w:t xml:space="preserve"> в </w:t>
      </w:r>
      <w:r w:rsidRPr="007716F3">
        <w:rPr>
          <w:b/>
          <w:i/>
          <w:lang w:val="en-US"/>
        </w:rPr>
        <w:t>Astra</w:t>
      </w:r>
      <w:r w:rsidRPr="007716F3">
        <w:rPr>
          <w:b/>
          <w:i/>
        </w:rPr>
        <w:t xml:space="preserve"> </w:t>
      </w:r>
      <w:r w:rsidRPr="007716F3">
        <w:rPr>
          <w:b/>
          <w:i/>
          <w:lang w:val="en-US"/>
        </w:rPr>
        <w:t>Linux</w:t>
      </w:r>
      <w:r w:rsidRPr="007716F3">
        <w:rPr>
          <w:b/>
          <w:i/>
        </w:rPr>
        <w:t xml:space="preserve"> отличается, запуск выполняется последствием команды:</w:t>
      </w:r>
    </w:p>
    <w:p w14:paraId="077328A5" w14:textId="77777777" w:rsidR="007716F3" w:rsidRPr="007716F3" w:rsidRDefault="00CB7C69" w:rsidP="00A44EB4">
      <w:pPr>
        <w:rPr>
          <w:b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61" wp14:editId="07732A62">
                <wp:extent cx="5886450" cy="314325"/>
                <wp:effectExtent l="0" t="0" r="19050" b="28575"/>
                <wp:docPr id="12077222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3143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AD" w14:textId="77777777" w:rsidR="00E97363" w:rsidRPr="007716F3" w:rsidRDefault="00CB7C69" w:rsidP="007716F3">
                            <w:pPr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docker-compose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61" id="_x0000_s1033" type="#_x0000_t202" style="width:463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" fillcolor="#eeece1 [3214]">
                <v:textbox>
                  <w:txbxContent>
                    <w:p w14:paraId="07732BAD" w14:textId="77777777" w:rsidR="00E97363" w:rsidRPr="007716F3" w:rsidRDefault="00CB7C69" w:rsidP="007716F3">
                      <w:pPr>
                        <w:rPr>
                          <w:rFonts w:ascii="Courier New" w:hAnsi="Courier New" w:cs="Courier New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docker-compose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A6" w14:textId="77777777" w:rsidR="009711C1" w:rsidRDefault="00CB7C69" w:rsidP="004E40BC">
      <w:pPr>
        <w:pStyle w:val="Heading2"/>
      </w:pPr>
      <w:bookmarkStart w:id="35" w:name="_Toc164845484"/>
      <w:r>
        <w:t>Добавление корневых сертификатов в доверенные на всех серверах</w:t>
      </w:r>
      <w:bookmarkEnd w:id="35"/>
    </w:p>
    <w:p w14:paraId="077328A7" w14:textId="77777777" w:rsidR="009711C1" w:rsidRPr="003960AB" w:rsidRDefault="00CB7C69" w:rsidP="003960AB">
      <w:pPr>
        <w:rPr>
          <w:lang w:val="en-US"/>
        </w:rPr>
      </w:pPr>
      <w:r>
        <w:t xml:space="preserve">Добавьте </w:t>
      </w:r>
      <w:r w:rsidR="0032462E">
        <w:t>корневой</w:t>
      </w:r>
      <w:r w:rsidR="00017DDC">
        <w:t xml:space="preserve"> и промежуточный</w:t>
      </w:r>
      <w:r w:rsidR="0032462E">
        <w:t xml:space="preserve"> </w:t>
      </w:r>
      <w:r>
        <w:t>сертификат</w:t>
      </w:r>
      <w:r w:rsidR="00017DDC">
        <w:t>ы</w:t>
      </w:r>
      <w:r>
        <w:t xml:space="preserve"> в доверенные, скопировав их в директорию </w:t>
      </w:r>
      <w:r w:rsidR="007A1EF5">
        <w:rPr>
          <w:b/>
          <w:lang w:val="en-US"/>
        </w:rPr>
        <w:t>«/usr/</w:t>
      </w:r>
      <w:r w:rsidRPr="003960AB">
        <w:rPr>
          <w:b/>
          <w:lang w:val="en-US"/>
        </w:rPr>
        <w:t>share/ca-certificates/»</w:t>
      </w:r>
      <w:r w:rsidRPr="003960AB">
        <w:rPr>
          <w:lang w:val="en-US"/>
        </w:rPr>
        <w:t>:</w:t>
      </w:r>
    </w:p>
    <w:p w14:paraId="077328A8" w14:textId="77777777" w:rsidR="009711C1" w:rsidRDefault="00CB7C69" w:rsidP="003960A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63" wp14:editId="07732A64">
                <wp:extent cx="5886450" cy="842839"/>
                <wp:effectExtent l="0" t="0" r="19050" b="14605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842839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AE" w14:textId="77777777" w:rsidR="00E97363" w:rsidRPr="009711C1" w:rsidRDefault="00CB7C69" w:rsidP="003960AB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cp 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opt/cert</w:t>
                            </w: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*</w:t>
                            </w: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root_cert_name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*</w:t>
                            </w: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.crt /usr/share/ca-certificates/root_cert_name.crt</w:t>
                            </w:r>
                          </w:p>
                          <w:p w14:paraId="07732BAF" w14:textId="77777777" w:rsidR="00E97363" w:rsidRPr="00F0202C" w:rsidRDefault="00CB7C69" w:rsidP="003960AB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cp 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opt/cert</w:t>
                            </w: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*</w:t>
                            </w: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intermediate_cert_name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*</w:t>
                            </w: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.crt /usr/share/ca-certificates/intermediate_cert_name.crt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63" id="_x0000_s1034" type="#_x0000_t202" style="width:463.5pt;height:6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" fillcolor="#eeece1 [3214]">
                <v:textbox>
                  <w:txbxContent>
                    <w:p w14:paraId="07732BAE" w14:textId="77777777" w:rsidR="00E97363" w:rsidRPr="009711C1" w:rsidRDefault="00CB7C69" w:rsidP="003960AB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cp 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opt/cert</w:t>
                      </w: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*</w:t>
                      </w: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root_cert_name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*</w:t>
                      </w: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.crt /usr/share/ca-certificates/root_cert_name.crt</w:t>
                      </w:r>
                    </w:p>
                    <w:p w14:paraId="07732BAF" w14:textId="77777777" w:rsidR="00E97363" w:rsidRPr="00F0202C" w:rsidRDefault="00CB7C69" w:rsidP="003960AB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cp 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opt/cert</w:t>
                      </w: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*</w:t>
                      </w: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intermediate_cert_name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*</w:t>
                      </w: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.crt /usr/share/ca-certificates/intermediate_cert_name.crt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A9" w14:textId="77777777" w:rsidR="009711C1" w:rsidRDefault="00CB7C69" w:rsidP="003960AB">
      <w:r>
        <w:t xml:space="preserve">После копирования файлов, для их обновления в списке доверенных и конвертировании в читаемый формат </w:t>
      </w:r>
      <w:r w:rsidRPr="003960AB">
        <w:rPr>
          <w:b/>
        </w:rPr>
        <w:t>«.</w:t>
      </w:r>
      <w:r w:rsidRPr="003960AB">
        <w:rPr>
          <w:b/>
          <w:lang w:val="en-US"/>
        </w:rPr>
        <w:t>pem</w:t>
      </w:r>
      <w:r w:rsidRPr="003960AB">
        <w:rPr>
          <w:b/>
        </w:rPr>
        <w:t>»</w:t>
      </w:r>
      <w:r>
        <w:t>, необходимо выполнить команду:</w:t>
      </w:r>
    </w:p>
    <w:p w14:paraId="077328AA" w14:textId="77777777" w:rsidR="009711C1" w:rsidRDefault="00CB7C69" w:rsidP="003960A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65" wp14:editId="07732A66">
                <wp:extent cx="5886450" cy="262393"/>
                <wp:effectExtent l="0" t="0" r="19050" b="23495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B0" w14:textId="77777777" w:rsidR="00E97363" w:rsidRPr="007A1EF5" w:rsidRDefault="00CB7C69" w:rsidP="009711C1">
                            <w:pPr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dpkg-reconfigure ca-certificates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65" id="_x0000_s1035" type="#_x0000_t202" style="width:463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" fillcolor="#eeece1 [3214]">
                <v:textbox>
                  <w:txbxContent>
                    <w:p w14:paraId="07732BB0" w14:textId="77777777" w:rsidR="00E97363" w:rsidRPr="007A1EF5" w:rsidRDefault="00CB7C69" w:rsidP="009711C1">
                      <w:pPr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dpkg-reconfigure ca-certificates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AB" w14:textId="77777777" w:rsidR="007A1EF5" w:rsidRPr="007A1EF5" w:rsidRDefault="00CB7C69" w:rsidP="003960AB">
      <w:r>
        <w:t xml:space="preserve">В появившемся диалоговом окне «Настройка </w:t>
      </w:r>
      <w:r>
        <w:rPr>
          <w:lang w:val="en-US"/>
        </w:rPr>
        <w:t>ca</w:t>
      </w:r>
      <w:r w:rsidRPr="007A1EF5">
        <w:t>-</w:t>
      </w:r>
      <w:r>
        <w:rPr>
          <w:lang w:val="en-US"/>
        </w:rPr>
        <w:t>certificates</w:t>
      </w:r>
      <w:r>
        <w:t>» с вопросом «Доверять новым сертификатам удостоверяющих центров?» указать «да» и нажать «</w:t>
      </w:r>
      <w:r>
        <w:rPr>
          <w:lang w:val="en-US"/>
        </w:rPr>
        <w:t>Ok</w:t>
      </w:r>
      <w:r>
        <w:t xml:space="preserve">» </w:t>
      </w:r>
    </w:p>
    <w:p w14:paraId="077328AC" w14:textId="77777777" w:rsidR="007A1EF5" w:rsidRDefault="00CB7C69" w:rsidP="003960AB">
      <w:r>
        <w:rPr>
          <w:noProof/>
          <w:lang w:val="en-US"/>
        </w:rPr>
        <w:lastRenderedPageBreak/>
        <w:drawing>
          <wp:inline distT="0" distB="0" distL="0" distR="0" wp14:anchorId="07732A67" wp14:editId="07732A68">
            <wp:extent cx="5940425" cy="139636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4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8AD" w14:textId="77777777" w:rsidR="007A1EF5" w:rsidRDefault="00CB7C69" w:rsidP="003960AB">
      <w:r>
        <w:t>В следующем списке, найти «нужный сертификат» и нажать проблем для «отметки» сертификата, далее «</w:t>
      </w:r>
      <w:r>
        <w:rPr>
          <w:lang w:val="en-US"/>
        </w:rPr>
        <w:t>Ok</w:t>
      </w:r>
      <w:r>
        <w:t>».</w:t>
      </w:r>
    </w:p>
    <w:p w14:paraId="077328AE" w14:textId="77777777" w:rsidR="007A1EF5" w:rsidRDefault="00CB7C69" w:rsidP="003960AB">
      <w:r>
        <w:rPr>
          <w:noProof/>
          <w:lang w:val="en-US"/>
        </w:rPr>
        <w:drawing>
          <wp:inline distT="0" distB="0" distL="0" distR="0" wp14:anchorId="07732A69" wp14:editId="07732A6A">
            <wp:extent cx="5940425" cy="314833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91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8AF" w14:textId="77777777" w:rsidR="007A1EF5" w:rsidRPr="007A1EF5" w:rsidRDefault="00CB7C69" w:rsidP="003960AB">
      <w:r>
        <w:t>При успешном выполнении получим сообщение подобного вида:</w:t>
      </w:r>
    </w:p>
    <w:p w14:paraId="077328B0" w14:textId="77777777" w:rsidR="007A1EF5" w:rsidRPr="007A1EF5" w:rsidRDefault="00CB7C69" w:rsidP="003960AB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6B" wp14:editId="07732A6C">
                <wp:extent cx="5886450" cy="1981200"/>
                <wp:effectExtent l="0" t="0" r="19050" b="19050"/>
                <wp:docPr id="5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1981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B1" w14:textId="77777777" w:rsidR="00E97363" w:rsidRPr="007A1EF5" w:rsidRDefault="00CB7C69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Updating certificates in /etc/ssl/certs...</w:t>
                            </w:r>
                          </w:p>
                          <w:p w14:paraId="07732BB2" w14:textId="77777777" w:rsidR="00E97363" w:rsidRPr="007A1EF5" w:rsidRDefault="00CB7C69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rehash: warning: skipping ca-certificates.crt,it does not contain exactly one certificate or CRL</w:t>
                            </w:r>
                          </w:p>
                          <w:p w14:paraId="07732BB3" w14:textId="77777777" w:rsidR="00E97363" w:rsidRPr="007A1EF5" w:rsidRDefault="00CB7C69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rehash: warning: skipping chain_wssloc.crt,it does not contain exactly one certificate or CRL</w:t>
                            </w:r>
                          </w:p>
                          <w:p w14:paraId="07732BB4" w14:textId="77777777" w:rsidR="00E97363" w:rsidRPr="006B6AEF" w:rsidRDefault="00CB7C69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1 added, 0 removed; done.</w:t>
                            </w:r>
                            <w:r w:rsidRPr="006B6AE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B6AEF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&lt;-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B6AEF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 xml:space="preserve">1 </w:t>
                            </w:r>
                            <w:r w:rsidRPr="006B6AEF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</w:rPr>
                              <w:t>сертификат</w:t>
                            </w:r>
                            <w:r w:rsidRPr="006B6AEF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B6AEF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</w:rPr>
                              <w:t>добавлен</w:t>
                            </w:r>
                          </w:p>
                          <w:p w14:paraId="07732BB5" w14:textId="77777777" w:rsidR="00E97363" w:rsidRPr="007A1EF5" w:rsidRDefault="00CB7C69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Обрабатываются триггеры для ca-certificates (20230311ubuntu0.22.04.1) …</w:t>
                            </w:r>
                          </w:p>
                          <w:p w14:paraId="07732BB6" w14:textId="77777777" w:rsidR="00E97363" w:rsidRPr="007A1EF5" w:rsidRDefault="00CB7C69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Updating certificates in /etc/ssl/certs...</w:t>
                            </w:r>
                          </w:p>
                          <w:p w14:paraId="07732BB7" w14:textId="77777777" w:rsidR="00E97363" w:rsidRPr="007A1EF5" w:rsidRDefault="00CB7C69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0 added, 0 removed; done.</w:t>
                            </w:r>
                          </w:p>
                          <w:p w14:paraId="07732BB8" w14:textId="77777777" w:rsidR="00E97363" w:rsidRPr="007A1EF5" w:rsidRDefault="00CB7C69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Running hooks in /etc/ca-certificates/update.d...</w:t>
                            </w:r>
                          </w:p>
                          <w:p w14:paraId="07732BB9" w14:textId="77777777" w:rsidR="00E97363" w:rsidRPr="003960AB" w:rsidRDefault="00CB7C69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done.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6B" id="_x0000_s1036" type="#_x0000_t202" style="width:463.5pt;height:15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" fillcolor="#eeece1 [3214]">
                <v:textbox>
                  <w:txbxContent>
                    <w:p w14:paraId="07732BB1" w14:textId="77777777" w:rsidR="00E97363" w:rsidRPr="007A1EF5" w:rsidRDefault="00CB7C69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Updating certificates in /etc/ssl/certs...</w:t>
                      </w:r>
                    </w:p>
                    <w:p w14:paraId="07732BB2" w14:textId="77777777" w:rsidR="00E97363" w:rsidRPr="007A1EF5" w:rsidRDefault="00CB7C69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rehash: warning: skipping ca-certificates.crt,it does not contain exactly one certificate or CRL</w:t>
                      </w:r>
                    </w:p>
                    <w:p w14:paraId="07732BB3" w14:textId="77777777" w:rsidR="00E97363" w:rsidRPr="007A1EF5" w:rsidRDefault="00CB7C69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rehash: warning: skipping chain_wssloc.crt,it does not contain exactly one certificate or CRL</w:t>
                      </w:r>
                    </w:p>
                    <w:p w14:paraId="07732BB4" w14:textId="77777777" w:rsidR="00E97363" w:rsidRPr="006B6AEF" w:rsidRDefault="00CB7C69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1 added, 0 removed; done.</w:t>
                      </w:r>
                      <w:r w:rsidRPr="006B6AE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6B6AEF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&lt;-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6B6AEF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 xml:space="preserve">1 </w:t>
                      </w:r>
                      <w:r w:rsidRPr="006B6AEF">
                        <w:rPr>
                          <w:rFonts w:ascii="Courier New" w:hAnsi="Courier New" w:cs="Courier New"/>
                          <w:color w:val="7030A0"/>
                          <w:sz w:val="20"/>
                        </w:rPr>
                        <w:t>сертификат</w:t>
                      </w:r>
                      <w:r w:rsidRPr="006B6AEF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 xml:space="preserve"> </w:t>
                      </w:r>
                      <w:r w:rsidRPr="006B6AEF">
                        <w:rPr>
                          <w:rFonts w:ascii="Courier New" w:hAnsi="Courier New" w:cs="Courier New"/>
                          <w:color w:val="7030A0"/>
                          <w:sz w:val="20"/>
                        </w:rPr>
                        <w:t>добавлен</w:t>
                      </w:r>
                    </w:p>
                    <w:p w14:paraId="07732BB5" w14:textId="77777777" w:rsidR="00E97363" w:rsidRPr="007A1EF5" w:rsidRDefault="00CB7C69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Обрабатываются триггеры для ca-certificates (20230311ubuntu0.22.04.1) …</w:t>
                      </w:r>
                    </w:p>
                    <w:p w14:paraId="07732BB6" w14:textId="77777777" w:rsidR="00E97363" w:rsidRPr="007A1EF5" w:rsidRDefault="00CB7C69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Updating certificates in /etc/ssl/certs...</w:t>
                      </w:r>
                    </w:p>
                    <w:p w14:paraId="07732BB7" w14:textId="77777777" w:rsidR="00E97363" w:rsidRPr="007A1EF5" w:rsidRDefault="00CB7C69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0 added, 0 removed; done.</w:t>
                      </w:r>
                    </w:p>
                    <w:p w14:paraId="07732BB8" w14:textId="77777777" w:rsidR="00E97363" w:rsidRPr="007A1EF5" w:rsidRDefault="00CB7C69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Running hooks in /etc/ca-certificates/update.d...</w:t>
                      </w:r>
                    </w:p>
                    <w:p w14:paraId="07732BB9" w14:textId="77777777" w:rsidR="00E97363" w:rsidRPr="003960AB" w:rsidRDefault="00CB7C69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done.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B1" w14:textId="77777777" w:rsidR="009711C1" w:rsidRDefault="00CB7C69" w:rsidP="004E40BC">
      <w:pPr>
        <w:pStyle w:val="Heading1"/>
      </w:pPr>
      <w:bookmarkStart w:id="36" w:name="_Настройка_сервера_базы"/>
      <w:bookmarkStart w:id="37" w:name="_Toc164845485"/>
      <w:bookmarkEnd w:id="36"/>
      <w:r>
        <w:t>Настройка сервера базы данных</w:t>
      </w:r>
      <w:bookmarkEnd w:id="37"/>
    </w:p>
    <w:p w14:paraId="077328B2" w14:textId="77777777" w:rsidR="00D7128D" w:rsidRDefault="00CB7C69" w:rsidP="00D7128D">
      <w:pPr>
        <w:pStyle w:val="ListParagraph"/>
        <w:numPr>
          <w:ilvl w:val="0"/>
          <w:numId w:val="37"/>
        </w:numPr>
      </w:pPr>
      <w:r>
        <w:t>Создать директорию на сервере, с помощью команды:</w:t>
      </w:r>
    </w:p>
    <w:p w14:paraId="077328B3" w14:textId="77777777" w:rsidR="00D7128D" w:rsidRPr="003960AB" w:rsidRDefault="00CB7C69" w:rsidP="00D7128D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6D" wp14:editId="07732A6E">
                <wp:extent cx="5886450" cy="262393"/>
                <wp:effectExtent l="0" t="0" r="19050" b="23495"/>
                <wp:docPr id="12077222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BA" w14:textId="77777777" w:rsidR="00D7128D" w:rsidRPr="003960AB" w:rsidRDefault="00CB7C69" w:rsidP="00D7128D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mkdir -p /opt/wss/postgres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6D" id="_x0000_s1037" type="#_x0000_t202" style="width:463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" fillcolor="#eeece1 [3214]">
                <v:textbox>
                  <w:txbxContent>
                    <w:p w14:paraId="07732BBA" w14:textId="77777777" w:rsidR="00D7128D" w:rsidRPr="003960AB" w:rsidRDefault="00CB7C69" w:rsidP="00D7128D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mkdir -p /opt/wss/postgres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B4" w14:textId="77777777" w:rsidR="00D7128D" w:rsidRDefault="00CB7C69" w:rsidP="00D7128D">
      <w:pPr>
        <w:pStyle w:val="ListParagraph"/>
        <w:numPr>
          <w:ilvl w:val="0"/>
          <w:numId w:val="37"/>
        </w:numPr>
      </w:pPr>
      <w:r>
        <w:lastRenderedPageBreak/>
        <w:t>Скопируйте</w:t>
      </w:r>
      <w:r w:rsidRPr="00972716">
        <w:t xml:space="preserve"> </w:t>
      </w:r>
      <w:r>
        <w:t>файл</w:t>
      </w:r>
      <w:r w:rsidRPr="00972716">
        <w:t xml:space="preserve"> </w:t>
      </w:r>
      <w:r>
        <w:t>конфигурации</w:t>
      </w:r>
      <w:r w:rsidRPr="00972716">
        <w:rPr>
          <w:b/>
        </w:rPr>
        <w:t xml:space="preserve"> /</w:t>
      </w:r>
      <w:r w:rsidRPr="004D0AE4">
        <w:rPr>
          <w:b/>
          <w:lang w:val="en-US"/>
        </w:rPr>
        <w:t>opt</w:t>
      </w:r>
      <w:r w:rsidRPr="00972716">
        <w:rPr>
          <w:b/>
        </w:rPr>
        <w:t>/</w:t>
      </w:r>
      <w:r w:rsidRPr="004D0AE4">
        <w:rPr>
          <w:b/>
          <w:lang w:val="en-US"/>
        </w:rPr>
        <w:t>wss</w:t>
      </w:r>
      <w:r w:rsidRPr="00972716">
        <w:rPr>
          <w:b/>
        </w:rPr>
        <w:t>/</w:t>
      </w:r>
      <w:r w:rsidRPr="004D0AE4">
        <w:rPr>
          <w:b/>
          <w:lang w:val="en-US"/>
        </w:rPr>
        <w:t>postgres</w:t>
      </w:r>
      <w:r w:rsidRPr="00972716">
        <w:rPr>
          <w:b/>
        </w:rPr>
        <w:t>/</w:t>
      </w:r>
      <w:r w:rsidRPr="004D0AE4">
        <w:rPr>
          <w:b/>
          <w:lang w:val="en-US"/>
        </w:rPr>
        <w:t>docker</w:t>
      </w:r>
      <w:r w:rsidRPr="00972716">
        <w:rPr>
          <w:b/>
        </w:rPr>
        <w:t>-</w:t>
      </w:r>
      <w:r w:rsidRPr="004D0AE4">
        <w:rPr>
          <w:b/>
          <w:lang w:val="en-US"/>
        </w:rPr>
        <w:t>compose</w:t>
      </w:r>
      <w:r w:rsidRPr="00972716">
        <w:rPr>
          <w:b/>
        </w:rPr>
        <w:t>.</w:t>
      </w:r>
      <w:r w:rsidRPr="004D0AE4">
        <w:rPr>
          <w:b/>
          <w:lang w:val="en-US"/>
        </w:rPr>
        <w:t>yml</w:t>
      </w:r>
      <w:r w:rsidRPr="00972716">
        <w:rPr>
          <w:b/>
        </w:rPr>
        <w:t xml:space="preserve"> </w:t>
      </w:r>
      <w:r w:rsidRPr="001C09BC">
        <w:t>из</w:t>
      </w:r>
      <w:r w:rsidRPr="00972716">
        <w:t xml:space="preserve"> </w:t>
      </w:r>
      <w:r w:rsidRPr="001C09BC">
        <w:t>комплекта</w:t>
      </w:r>
      <w:r w:rsidRPr="00972716">
        <w:t xml:space="preserve"> </w:t>
      </w:r>
      <w:r w:rsidRPr="001C09BC">
        <w:t>поставки</w:t>
      </w:r>
      <w:r w:rsidRPr="00972716">
        <w:t xml:space="preserve">, </w:t>
      </w:r>
      <w:r>
        <w:t>или</w:t>
      </w:r>
      <w:r w:rsidRPr="00972716">
        <w:t xml:space="preserve"> </w:t>
      </w:r>
      <w:r>
        <w:t>создайте</w:t>
      </w:r>
      <w:r w:rsidRPr="00972716">
        <w:t xml:space="preserve"> </w:t>
      </w:r>
      <w:r>
        <w:t>этот</w:t>
      </w:r>
      <w:r w:rsidRPr="00972716">
        <w:t xml:space="preserve"> </w:t>
      </w:r>
      <w:r>
        <w:t>файл</w:t>
      </w:r>
      <w:r w:rsidRPr="00972716">
        <w:t xml:space="preserve"> </w:t>
      </w:r>
      <w:r>
        <w:t>для</w:t>
      </w:r>
      <w:r w:rsidRPr="00972716">
        <w:t xml:space="preserve"> </w:t>
      </w:r>
      <w:r w:rsidRPr="00CE6F8A">
        <w:rPr>
          <w:lang w:val="en-US"/>
        </w:rPr>
        <w:t>PostgreSQL</w:t>
      </w:r>
      <w:r w:rsidRPr="00972716">
        <w:t>:</w:t>
      </w:r>
    </w:p>
    <w:p w14:paraId="077328B5" w14:textId="77777777" w:rsidR="00D7128D" w:rsidRPr="00972716" w:rsidRDefault="00CB7C69" w:rsidP="00D7128D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6F" wp14:editId="07732A70">
                <wp:extent cx="5886450" cy="262393"/>
                <wp:effectExtent l="0" t="0" r="19050" b="23495"/>
                <wp:docPr id="1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BB" w14:textId="77777777" w:rsidR="00D7128D" w:rsidRPr="003960AB" w:rsidRDefault="00CB7C69" w:rsidP="00D7128D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nano /opt/wss/postgres/docker-compose.yml 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6F" id="_x0000_s1038" type="#_x0000_t202" style="width:463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" fillcolor="#eeece1 [3214]">
                <v:textbox>
                  <w:txbxContent>
                    <w:p w14:paraId="07732BBB" w14:textId="77777777" w:rsidR="00D7128D" w:rsidRPr="003960AB" w:rsidRDefault="00CB7C69" w:rsidP="00D7128D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nano /opt/wss/postgres/docker-compose.yml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B6" w14:textId="77777777" w:rsidR="00D7128D" w:rsidRDefault="00CB7C69" w:rsidP="00D7128D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71" wp14:editId="07732A72">
                <wp:extent cx="5886450" cy="2154803"/>
                <wp:effectExtent l="0" t="0" r="19050" b="17145"/>
                <wp:docPr id="12077222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15480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BC" w14:textId="77777777" w:rsidR="00D7128D" w:rsidRPr="000675CE" w:rsidRDefault="00CB7C69" w:rsidP="00D7128D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960AB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 xml:space="preserve">version: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'2.4'</w:t>
                            </w:r>
                          </w:p>
                          <w:p w14:paraId="07732BBD" w14:textId="77777777" w:rsidR="00D7128D" w:rsidRPr="003960AB" w:rsidRDefault="00CB7C69" w:rsidP="00D7128D">
                            <w:pPr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3960AB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services:</w:t>
                            </w:r>
                          </w:p>
                          <w:p w14:paraId="07732BBE" w14:textId="77777777" w:rsidR="00D7128D" w:rsidRPr="000675CE" w:rsidRDefault="00CB7C69" w:rsidP="00D7128D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 w:rsidRPr="003960AB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dbpg:</w:t>
                            </w:r>
                          </w:p>
                          <w:p w14:paraId="07732BBF" w14:textId="77777777" w:rsidR="00D7128D" w:rsidRPr="000675CE" w:rsidRDefault="00CB7C69" w:rsidP="00D7128D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0675C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 w:rsidRPr="003960AB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image: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postgres:15</w:t>
                            </w:r>
                          </w:p>
                          <w:p w14:paraId="07732BC0" w14:textId="77777777" w:rsidR="00D7128D" w:rsidRDefault="00CB7C69" w:rsidP="00D7128D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0675C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 w:rsidRPr="003960AB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restart:</w:t>
                            </w:r>
                            <w:r w:rsidRPr="000675C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unless-stopped</w:t>
                            </w:r>
                          </w:p>
                          <w:p w14:paraId="07732BC1" w14:textId="77777777" w:rsidR="00D7128D" w:rsidRPr="000675CE" w:rsidRDefault="00CB7C69" w:rsidP="00D7128D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 w:rsidRPr="0055467D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container_name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postgres</w:t>
                            </w:r>
                          </w:p>
                          <w:p w14:paraId="07732BC2" w14:textId="77777777" w:rsidR="00D7128D" w:rsidRPr="003960AB" w:rsidRDefault="00CB7C69" w:rsidP="00D7128D">
                            <w:pPr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3960AB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 xml:space="preserve">    ports:</w:t>
                            </w:r>
                          </w:p>
                          <w:p w14:paraId="07732BC3" w14:textId="77777777" w:rsidR="00D7128D" w:rsidRPr="000675CE" w:rsidRDefault="00CB7C69" w:rsidP="00D7128D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0675C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- '0.0.0.0:5432:5432'</w:t>
                            </w:r>
                          </w:p>
                          <w:p w14:paraId="07732BC4" w14:textId="77777777" w:rsidR="00D7128D" w:rsidRPr="000675CE" w:rsidRDefault="00CB7C69" w:rsidP="00D7128D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0675C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 w:rsidRPr="003960AB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volumes:</w:t>
                            </w:r>
                          </w:p>
                          <w:p w14:paraId="07732BC5" w14:textId="77777777" w:rsidR="00D7128D" w:rsidRPr="000675CE" w:rsidRDefault="00CB7C69" w:rsidP="00D7128D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0675C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- '/var/wss/postgresql/data:/var/lib/postgresql/data'</w:t>
                            </w:r>
                          </w:p>
                          <w:p w14:paraId="07732BC6" w14:textId="77777777" w:rsidR="00D7128D" w:rsidRPr="00F72719" w:rsidRDefault="00CB7C69" w:rsidP="00D7128D">
                            <w:pPr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0675C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 w:rsidRPr="003960AB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environment:</w:t>
                            </w:r>
                          </w:p>
                          <w:p w14:paraId="07732BC7" w14:textId="77777777" w:rsidR="00D7128D" w:rsidRPr="003960AB" w:rsidRDefault="00CB7C69" w:rsidP="00D7128D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0675C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POSTGRES_PASSWORD: 1qaz@WSX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71" id="_x0000_s1039" type="#_x0000_t202" style="width:463.5pt;height:16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" fillcolor="#eeece1 [3214]">
                <v:textbox>
                  <w:txbxContent>
                    <w:p w14:paraId="07732BBC" w14:textId="77777777" w:rsidR="00D7128D" w:rsidRPr="000675CE" w:rsidRDefault="00CB7C69" w:rsidP="00D7128D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960AB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 xml:space="preserve">version: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'2.4'</w:t>
                      </w:r>
                    </w:p>
                    <w:p w14:paraId="07732BBD" w14:textId="77777777" w:rsidR="00D7128D" w:rsidRPr="003960AB" w:rsidRDefault="00CB7C69" w:rsidP="00D7128D">
                      <w:pPr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3960AB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services:</w:t>
                      </w:r>
                    </w:p>
                    <w:p w14:paraId="07732BBE" w14:textId="77777777" w:rsidR="00D7128D" w:rsidRPr="000675CE" w:rsidRDefault="00CB7C69" w:rsidP="00D7128D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</w:t>
                      </w:r>
                      <w:r w:rsidRPr="003960AB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dbpg:</w:t>
                      </w:r>
                    </w:p>
                    <w:p w14:paraId="07732BBF" w14:textId="77777777" w:rsidR="00D7128D" w:rsidRPr="000675CE" w:rsidRDefault="00CB7C69" w:rsidP="00D7128D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0675C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r w:rsidRPr="003960AB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image: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postgres:15</w:t>
                      </w:r>
                    </w:p>
                    <w:p w14:paraId="07732BC0" w14:textId="77777777" w:rsidR="00D7128D" w:rsidRDefault="00CB7C69" w:rsidP="00D7128D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0675C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r w:rsidRPr="003960AB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restart:</w:t>
                      </w:r>
                      <w:r w:rsidRPr="000675C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unless-stopped</w:t>
                      </w:r>
                    </w:p>
                    <w:p w14:paraId="07732BC1" w14:textId="77777777" w:rsidR="00D7128D" w:rsidRPr="000675CE" w:rsidRDefault="00CB7C69" w:rsidP="00D7128D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r w:rsidRPr="0055467D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container_name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postgres</w:t>
                      </w:r>
                    </w:p>
                    <w:p w14:paraId="07732BC2" w14:textId="77777777" w:rsidR="00D7128D" w:rsidRPr="003960AB" w:rsidRDefault="00CB7C69" w:rsidP="00D7128D">
                      <w:pPr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3960AB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 xml:space="preserve">    ports:</w:t>
                      </w:r>
                    </w:p>
                    <w:p w14:paraId="07732BC3" w14:textId="77777777" w:rsidR="00D7128D" w:rsidRPr="000675CE" w:rsidRDefault="00CB7C69" w:rsidP="00D7128D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0675C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- '0.0.0.0:5432:5432'</w:t>
                      </w:r>
                    </w:p>
                    <w:p w14:paraId="07732BC4" w14:textId="77777777" w:rsidR="00D7128D" w:rsidRPr="000675CE" w:rsidRDefault="00CB7C69" w:rsidP="00D7128D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0675C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r w:rsidRPr="003960AB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volumes:</w:t>
                      </w:r>
                    </w:p>
                    <w:p w14:paraId="07732BC5" w14:textId="77777777" w:rsidR="00D7128D" w:rsidRPr="000675CE" w:rsidRDefault="00CB7C69" w:rsidP="00D7128D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0675C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- '/var/wss/postgresql/data:/var/lib/postgresql/data'</w:t>
                      </w:r>
                    </w:p>
                    <w:p w14:paraId="07732BC6" w14:textId="77777777" w:rsidR="00D7128D" w:rsidRPr="00F72719" w:rsidRDefault="00CB7C69" w:rsidP="00D7128D">
                      <w:pPr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0675C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r w:rsidRPr="003960AB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environment:</w:t>
                      </w:r>
                    </w:p>
                    <w:p w14:paraId="07732BC7" w14:textId="77777777" w:rsidR="00D7128D" w:rsidRPr="003960AB" w:rsidRDefault="00CB7C69" w:rsidP="00D7128D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0675C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POSTGRES_PASSWORD: 1qaz@WSX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B7" w14:textId="77777777" w:rsidR="00D7128D" w:rsidRDefault="00CB7C69" w:rsidP="00D7128D">
      <w:pPr>
        <w:pStyle w:val="ListParagraph"/>
        <w:numPr>
          <w:ilvl w:val="0"/>
          <w:numId w:val="37"/>
        </w:numPr>
      </w:pPr>
      <w:r w:rsidRPr="00CB51CA">
        <w:t>Для запуска контейнеров, конфигурация которых описана в файл</w:t>
      </w:r>
      <w:r>
        <w:t>е</w:t>
      </w:r>
      <w:r w:rsidRPr="00CB51CA">
        <w:t xml:space="preserve"> </w:t>
      </w:r>
      <w:r w:rsidRPr="00972716">
        <w:rPr>
          <w:b/>
        </w:rPr>
        <w:t>docker-compose.yml</w:t>
      </w:r>
      <w:r>
        <w:t xml:space="preserve">, необходимо перейти в директорию хранения файла </w:t>
      </w:r>
      <w:r w:rsidRPr="0055467D">
        <w:rPr>
          <w:b/>
        </w:rPr>
        <w:t>/</w:t>
      </w:r>
      <w:r>
        <w:rPr>
          <w:b/>
          <w:lang w:val="en-US"/>
        </w:rPr>
        <w:t>opt</w:t>
      </w:r>
      <w:r w:rsidRPr="0055467D">
        <w:rPr>
          <w:b/>
        </w:rPr>
        <w:t>/</w:t>
      </w:r>
      <w:r>
        <w:rPr>
          <w:b/>
          <w:lang w:val="en-US"/>
        </w:rPr>
        <w:t>wss</w:t>
      </w:r>
      <w:r w:rsidRPr="0055467D">
        <w:rPr>
          <w:b/>
        </w:rPr>
        <w:t>/</w:t>
      </w:r>
      <w:r>
        <w:rPr>
          <w:b/>
          <w:lang w:val="en-US"/>
        </w:rPr>
        <w:t>postgres</w:t>
      </w:r>
      <w:r w:rsidRPr="0055467D">
        <w:rPr>
          <w:b/>
        </w:rPr>
        <w:t>/</w:t>
      </w:r>
      <w:r>
        <w:t xml:space="preserve"> и выполнить команду</w:t>
      </w:r>
      <w:r w:rsidRPr="00CB51CA">
        <w:t>:</w:t>
      </w:r>
    </w:p>
    <w:p w14:paraId="077328B8" w14:textId="77777777" w:rsidR="00D7128D" w:rsidRDefault="00CB7C69" w:rsidP="00D7128D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73" wp14:editId="07732A74">
                <wp:extent cx="5886450" cy="262393"/>
                <wp:effectExtent l="0" t="0" r="19050" b="23495"/>
                <wp:docPr id="1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C8" w14:textId="77777777" w:rsidR="00D7128D" w:rsidRPr="003960AB" w:rsidRDefault="00CB7C69" w:rsidP="00D7128D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docker compose up -d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73" id="_x0000_s1040" type="#_x0000_t202" style="width:463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" fillcolor="#eeece1 [3214]">
                <v:textbox>
                  <w:txbxContent>
                    <w:p w14:paraId="07732BC8" w14:textId="77777777" w:rsidR="00D7128D" w:rsidRPr="003960AB" w:rsidRDefault="00CB7C69" w:rsidP="00D7128D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docker compose up -d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B9" w14:textId="77777777" w:rsidR="00D7128D" w:rsidRDefault="00CB7C69" w:rsidP="00D7128D">
      <w:pPr>
        <w:pStyle w:val="ListParagraph"/>
        <w:numPr>
          <w:ilvl w:val="0"/>
          <w:numId w:val="37"/>
        </w:numPr>
        <w:jc w:val="left"/>
      </w:pPr>
      <w:r w:rsidRPr="00CB51CA">
        <w:t>Убедитесь, что контейнер запущен:</w:t>
      </w:r>
    </w:p>
    <w:p w14:paraId="077328BA" w14:textId="77777777" w:rsidR="00D7128D" w:rsidRDefault="00CB7C69" w:rsidP="00D7128D">
      <w:pPr>
        <w:jc w:val="left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75" wp14:editId="07732A76">
                <wp:extent cx="5886450" cy="262393"/>
                <wp:effectExtent l="0" t="0" r="19050" b="23495"/>
                <wp:docPr id="1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C9" w14:textId="77777777" w:rsidR="00D7128D" w:rsidRPr="003960AB" w:rsidRDefault="00CB7C69" w:rsidP="00D7128D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docker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ps</w:t>
                            </w: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75" id="_x0000_s1041" type="#_x0000_t202" style="width:463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" fillcolor="#eeece1 [3214]">
                <v:textbox>
                  <w:txbxContent>
                    <w:p w14:paraId="07732BC9" w14:textId="77777777" w:rsidR="00D7128D" w:rsidRPr="003960AB" w:rsidRDefault="00CB7C69" w:rsidP="00D7128D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docker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ps</w:t>
                      </w: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BB" w14:textId="77777777" w:rsidR="00D7128D" w:rsidRPr="00E829CC" w:rsidRDefault="00CB7C69" w:rsidP="00D7128D">
      <w:pPr>
        <w:pStyle w:val="ListParagraph"/>
        <w:numPr>
          <w:ilvl w:val="0"/>
          <w:numId w:val="37"/>
        </w:numPr>
      </w:pPr>
      <w:r>
        <w:t xml:space="preserve">Перейдите в командную оболочку </w:t>
      </w:r>
      <w:r w:rsidRPr="00EC012F">
        <w:rPr>
          <w:lang w:val="en-US"/>
        </w:rPr>
        <w:t>Bash</w:t>
      </w:r>
      <w:r w:rsidRPr="00E829CC">
        <w:t xml:space="preserve"> </w:t>
      </w:r>
      <w:r>
        <w:t xml:space="preserve">внутри контейнера </w:t>
      </w:r>
      <w:r w:rsidRPr="00EC012F">
        <w:rPr>
          <w:lang w:val="en-US"/>
        </w:rPr>
        <w:t>PostgreSQL</w:t>
      </w:r>
      <w:r w:rsidRPr="00E829CC">
        <w:t>:</w:t>
      </w:r>
    </w:p>
    <w:p w14:paraId="077328BC" w14:textId="77777777" w:rsidR="00D7128D" w:rsidRDefault="00CB7C69" w:rsidP="00D7128D">
      <w:pPr>
        <w:ind w:left="851" w:hanging="851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77" wp14:editId="07732A78">
                <wp:extent cx="5886119" cy="246490"/>
                <wp:effectExtent l="0" t="0" r="19685" b="20320"/>
                <wp:docPr id="8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119" cy="2464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CA" w14:textId="77777777" w:rsidR="00D7128D" w:rsidRPr="003960AB" w:rsidRDefault="00CB7C69" w:rsidP="00D7128D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BE21A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docker exec -it </w:t>
                            </w:r>
                            <w:r w:rsidRPr="00E829CC"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  <w:t xml:space="preserve">CONTAINER_NAME </w:t>
                            </w:r>
                            <w:r w:rsidRPr="00BE21A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/bin/bash 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77" id="_x0000_s1042" type="#_x0000_t202" style="width:463.45pt;height:1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" fillcolor="#eeece1 [3214]">
                <v:textbox>
                  <w:txbxContent>
                    <w:p w14:paraId="07732BCA" w14:textId="77777777" w:rsidR="00D7128D" w:rsidRPr="003960AB" w:rsidRDefault="00CB7C69" w:rsidP="00D7128D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BE21A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docker exec -it </w:t>
                      </w:r>
                      <w:r w:rsidRPr="00E829CC"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  <w:t xml:space="preserve">CONTAINER_NAME </w:t>
                      </w:r>
                      <w:r w:rsidRPr="00BE21A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/bin/bash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BD" w14:textId="77777777" w:rsidR="00D7128D" w:rsidRDefault="00CB7C69" w:rsidP="00D7128D">
      <w:r w:rsidRPr="00BE21A1">
        <w:t xml:space="preserve">Где </w:t>
      </w:r>
      <w:r w:rsidRPr="00E829CC">
        <w:rPr>
          <w:color w:val="0070C0"/>
        </w:rPr>
        <w:t xml:space="preserve">CONTAINER_NAME </w:t>
      </w:r>
      <w:r w:rsidRPr="00BE21A1">
        <w:t xml:space="preserve">– имя контейнера, заданное в файле </w:t>
      </w:r>
      <w:r w:rsidRPr="00E829CC">
        <w:rPr>
          <w:b/>
        </w:rPr>
        <w:t>docker-compose.yml</w:t>
      </w:r>
      <w:r w:rsidRPr="00BE21A1">
        <w:t>.</w:t>
      </w:r>
    </w:p>
    <w:p w14:paraId="077328BE" w14:textId="77777777" w:rsidR="00D7128D" w:rsidRDefault="00CB7C69" w:rsidP="00D7128D">
      <w:pPr>
        <w:pStyle w:val="ListParagraph"/>
        <w:numPr>
          <w:ilvl w:val="0"/>
          <w:numId w:val="37"/>
        </w:numPr>
      </w:pPr>
      <w:r>
        <w:t xml:space="preserve">Для получения доступа необходимо сменить пользовательское окружение на </w:t>
      </w:r>
      <w:r w:rsidRPr="00EC012F">
        <w:rPr>
          <w:lang w:val="en-US"/>
        </w:rPr>
        <w:t>postgres</w:t>
      </w:r>
      <w:r>
        <w:t>:</w:t>
      </w:r>
    </w:p>
    <w:p w14:paraId="077328BF" w14:textId="77777777" w:rsidR="00D7128D" w:rsidRDefault="00CB7C69" w:rsidP="00D7128D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79" wp14:editId="07732A7A">
                <wp:extent cx="5886450" cy="262393"/>
                <wp:effectExtent l="0" t="0" r="19050" b="23495"/>
                <wp:docPr id="6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CB" w14:textId="77777777" w:rsidR="00D7128D" w:rsidRPr="003960AB" w:rsidRDefault="00CB7C69" w:rsidP="00D7128D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8A04D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 - postgres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79" id="_x0000_s1043" type="#_x0000_t202" style="width:463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" fillcolor="#eeece1 [3214]">
                <v:textbox>
                  <w:txbxContent>
                    <w:p w14:paraId="07732BCB" w14:textId="77777777" w:rsidR="00D7128D" w:rsidRPr="003960AB" w:rsidRDefault="00CB7C69" w:rsidP="00D7128D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8A04D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 - postgres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C0" w14:textId="77777777" w:rsidR="00D7128D" w:rsidRPr="003960AB" w:rsidRDefault="00CB7C69" w:rsidP="00D7128D">
      <w:pPr>
        <w:pStyle w:val="ListParagraph"/>
        <w:numPr>
          <w:ilvl w:val="0"/>
          <w:numId w:val="37"/>
        </w:numPr>
      </w:pPr>
      <w:r>
        <w:t xml:space="preserve">Войдем в терминал для работы с </w:t>
      </w:r>
      <w:r w:rsidRPr="00972716">
        <w:rPr>
          <w:lang w:val="en-US"/>
        </w:rPr>
        <w:t>PostgreSQL</w:t>
      </w:r>
      <w:r>
        <w:t xml:space="preserve"> и убедимся, что он доступен</w:t>
      </w:r>
      <w:r w:rsidRPr="003960AB">
        <w:t>:</w:t>
      </w:r>
    </w:p>
    <w:p w14:paraId="077328C1" w14:textId="77777777" w:rsidR="00D7128D" w:rsidRDefault="00CB7C69" w:rsidP="00D7128D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7B" wp14:editId="07732A7C">
                <wp:extent cx="5886450" cy="262393"/>
                <wp:effectExtent l="0" t="0" r="19050" b="23495"/>
                <wp:docPr id="6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CC" w14:textId="77777777" w:rsidR="00D7128D" w:rsidRPr="0055467D" w:rsidRDefault="00CB7C69" w:rsidP="00D7128D">
                            <w:pPr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psql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7B" id="_x0000_s1044" type="#_x0000_t202" style="width:463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" fillcolor="#eeece1 [3214]">
                <v:textbox>
                  <w:txbxContent>
                    <w:p w14:paraId="07732BCC" w14:textId="77777777" w:rsidR="00D7128D" w:rsidRPr="0055467D" w:rsidRDefault="00CB7C69" w:rsidP="00D7128D">
                      <w:pPr>
                        <w:rPr>
                          <w:rFonts w:ascii="Courier New" w:hAnsi="Courier New" w:cs="Courier New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psql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C2" w14:textId="77777777" w:rsidR="00D7128D" w:rsidRPr="003960AB" w:rsidRDefault="00CB7C69" w:rsidP="00D7128D">
      <w:r>
        <w:t xml:space="preserve">Для выхода из терминала нажимаем </w:t>
      </w:r>
      <w:r>
        <w:rPr>
          <w:lang w:val="en-US"/>
        </w:rPr>
        <w:t>Ctrl</w:t>
      </w:r>
      <w:r w:rsidRPr="003960AB">
        <w:t xml:space="preserve"> + </w:t>
      </w:r>
      <w:r>
        <w:rPr>
          <w:lang w:val="en-US"/>
        </w:rPr>
        <w:t>D</w:t>
      </w:r>
    </w:p>
    <w:p w14:paraId="077328C3" w14:textId="77777777" w:rsidR="00D7128D" w:rsidRPr="003960AB" w:rsidRDefault="00CB7C69" w:rsidP="00D7128D">
      <w:r>
        <w:rPr>
          <w:noProof/>
          <w:lang w:val="en-US"/>
        </w:rPr>
        <w:drawing>
          <wp:inline distT="0" distB="0" distL="0" distR="0" wp14:anchorId="07732A7D" wp14:editId="07732A7E">
            <wp:extent cx="2947931" cy="1001864"/>
            <wp:effectExtent l="0" t="0" r="5080" b="825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02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5968" cy="101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8C4" w14:textId="77777777" w:rsidR="00D7128D" w:rsidRPr="003960AB" w:rsidRDefault="00CB7C69" w:rsidP="00D7128D">
      <w:pPr>
        <w:pStyle w:val="ListParagraph"/>
        <w:numPr>
          <w:ilvl w:val="0"/>
          <w:numId w:val="37"/>
        </w:numPr>
      </w:pPr>
      <w:r>
        <w:lastRenderedPageBreak/>
        <w:t>Создание нового пользователя (роли):</w:t>
      </w:r>
    </w:p>
    <w:p w14:paraId="077328C5" w14:textId="77777777" w:rsidR="00D7128D" w:rsidRPr="003960AB" w:rsidRDefault="00CB7C69" w:rsidP="00D7128D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7F" wp14:editId="07732A80">
                <wp:extent cx="5886450" cy="262393"/>
                <wp:effectExtent l="0" t="0" r="19050" b="23495"/>
                <wp:docPr id="8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CD" w14:textId="77777777" w:rsidR="00D7128D" w:rsidRPr="003960AB" w:rsidRDefault="00CB7C69" w:rsidP="00D7128D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8A04D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createuser --interactive --pwprompt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7F" id="_x0000_s1045" type="#_x0000_t202" style="width:463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" fillcolor="#eeece1 [3214]">
                <v:textbox>
                  <w:txbxContent>
                    <w:p w14:paraId="07732BCD" w14:textId="77777777" w:rsidR="00D7128D" w:rsidRPr="003960AB" w:rsidRDefault="00CB7C69" w:rsidP="00D7128D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8A04D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createuser --interactive --pwprompt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C6" w14:textId="77777777" w:rsidR="00D7128D" w:rsidRDefault="00CB7C69" w:rsidP="00D7128D">
      <w:r>
        <w:t xml:space="preserve">Будет предложено ввести </w:t>
      </w:r>
      <w:r w:rsidRPr="003960AB">
        <w:rPr>
          <w:color w:val="0070C0"/>
        </w:rPr>
        <w:t>Имя пользователя</w:t>
      </w:r>
      <w:r>
        <w:t xml:space="preserve">, </w:t>
      </w:r>
      <w:r w:rsidRPr="003960AB">
        <w:rPr>
          <w:color w:val="0070C0"/>
        </w:rPr>
        <w:t>пароль</w:t>
      </w:r>
      <w:r>
        <w:t xml:space="preserve"> и</w:t>
      </w:r>
      <w:r w:rsidRPr="003960AB">
        <w:t xml:space="preserve"> </w:t>
      </w:r>
      <w:r>
        <w:t>выдать полномочия</w:t>
      </w:r>
      <w:r w:rsidRPr="003960AB">
        <w:rPr>
          <w:color w:val="0070C0"/>
        </w:rPr>
        <w:t xml:space="preserve"> Суперпользователя</w:t>
      </w:r>
      <w:r>
        <w:t xml:space="preserve"> нажав </w:t>
      </w:r>
      <w:r w:rsidRPr="00972716">
        <w:t>‘</w:t>
      </w:r>
      <w:r>
        <w:rPr>
          <w:b/>
          <w:lang w:val="en-US"/>
        </w:rPr>
        <w:t>Y</w:t>
      </w:r>
      <w:r w:rsidRPr="00972716">
        <w:t>’</w:t>
      </w:r>
      <w:r>
        <w:t>.</w:t>
      </w:r>
    </w:p>
    <w:p w14:paraId="077328C7" w14:textId="77777777" w:rsidR="00D7128D" w:rsidRPr="003960AB" w:rsidRDefault="00CB7C69" w:rsidP="00D712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732A81" wp14:editId="07732A82">
            <wp:extent cx="5940425" cy="749935"/>
            <wp:effectExtent l="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16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9892" cy="7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8C8" w14:textId="77777777" w:rsidR="003B0978" w:rsidRDefault="00CB7C69" w:rsidP="003E02CF">
      <w:bookmarkStart w:id="38" w:name="_OC_Ubuntu_и"/>
      <w:bookmarkStart w:id="39" w:name="_Toc150784492"/>
      <w:bookmarkStart w:id="40" w:name="_Toc150784570"/>
      <w:bookmarkStart w:id="41" w:name="_Toc150786325"/>
      <w:bookmarkStart w:id="42" w:name="_Установка_PostgreSQL_в"/>
      <w:bookmarkStart w:id="43" w:name="_ОС_Astra_Linux"/>
      <w:bookmarkEnd w:id="38"/>
      <w:bookmarkEnd w:id="39"/>
      <w:bookmarkEnd w:id="40"/>
      <w:bookmarkEnd w:id="41"/>
      <w:bookmarkEnd w:id="42"/>
      <w:bookmarkEnd w:id="43"/>
      <w:r>
        <w:br w:type="page"/>
      </w:r>
    </w:p>
    <w:p w14:paraId="077328C9" w14:textId="77777777" w:rsidR="00A057DD" w:rsidRPr="0055467D" w:rsidRDefault="00CB7C69" w:rsidP="004E40BC">
      <w:pPr>
        <w:pStyle w:val="Heading1"/>
      </w:pPr>
      <w:bookmarkStart w:id="44" w:name="_Toc164845488"/>
      <w:r>
        <w:lastRenderedPageBreak/>
        <w:t xml:space="preserve">Создание баз </w:t>
      </w:r>
      <w:r w:rsidR="00E23A6D">
        <w:t xml:space="preserve">данных </w:t>
      </w:r>
      <w:r w:rsidR="00E23A6D">
        <w:rPr>
          <w:lang w:val="en-US"/>
        </w:rPr>
        <w:t>WSS</w:t>
      </w:r>
      <w:r w:rsidR="00E23A6D" w:rsidRPr="0055467D">
        <w:t xml:space="preserve"> </w:t>
      </w:r>
      <w:r w:rsidR="00E23A6D">
        <w:rPr>
          <w:lang w:val="en-US"/>
        </w:rPr>
        <w:t>Docs</w:t>
      </w:r>
      <w:bookmarkEnd w:id="44"/>
    </w:p>
    <w:p w14:paraId="077328CA" w14:textId="77777777" w:rsidR="00E31717" w:rsidRDefault="00CB7C69" w:rsidP="00AA5B09">
      <w:r w:rsidRPr="00E31717">
        <w:t xml:space="preserve">Скопируйте резервную копию на сервер назначения с помощью специальных утилит, такими как </w:t>
      </w:r>
      <w:r w:rsidRPr="00AA5B09">
        <w:rPr>
          <w:b/>
        </w:rPr>
        <w:t>WinSCP</w:t>
      </w:r>
      <w:r w:rsidR="007F2F1E">
        <w:t xml:space="preserve">, </w:t>
      </w:r>
      <w:r w:rsidR="007F2F1E" w:rsidRPr="007F2F1E">
        <w:rPr>
          <w:b/>
          <w:lang w:val="en-US"/>
        </w:rPr>
        <w:t>FileZilla</w:t>
      </w:r>
      <w:r w:rsidRPr="00E31717">
        <w:t>, или командой SCP</w:t>
      </w:r>
      <w:r w:rsidR="007F2F1E" w:rsidRPr="007F2F1E">
        <w:t xml:space="preserve"> </w:t>
      </w:r>
      <w:r w:rsidR="007F2F1E">
        <w:t>с сервера откуда будет выполняться копирование БД</w:t>
      </w:r>
      <w:r w:rsidRPr="00E31717">
        <w:t>:</w:t>
      </w:r>
    </w:p>
    <w:p w14:paraId="077328CB" w14:textId="77777777" w:rsidR="00E31717" w:rsidRDefault="00CB7C69" w:rsidP="00AA5B09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83" wp14:editId="07732A84">
                <wp:extent cx="5886450" cy="1019175"/>
                <wp:effectExtent l="0" t="0" r="19050" b="28575"/>
                <wp:docPr id="7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10191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CE" w14:textId="77777777" w:rsidR="00E97363" w:rsidRDefault="00CB7C69" w:rsidP="00AA5B09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scp -r </w:t>
                            </w:r>
                            <w:r w:rsidRPr="007F2F1E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/opt/wss/db/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DBF_Content.</w:t>
                            </w:r>
                            <w:r w:rsidR="00FF591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bak</w:t>
                            </w:r>
                            <w:r w:rsidRPr="0055467D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234F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username</w:t>
                            </w: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@</w:t>
                            </w:r>
                            <w:r w:rsidRPr="00A234F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servername</w:t>
                            </w: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</w:t>
                            </w:r>
                            <w:r w:rsidRPr="00256175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/tmp/</w:t>
                            </w:r>
                          </w:p>
                          <w:p w14:paraId="07732BCF" w14:textId="77777777" w:rsidR="00E97363" w:rsidRDefault="00CB7C69" w:rsidP="00AA5B09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scp -r </w:t>
                            </w:r>
                            <w:r w:rsidRPr="007F2F1E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/opt/wss/db/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DBF_Content</w:t>
                            </w: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Archive.</w:t>
                            </w:r>
                            <w:r w:rsidR="00FF591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bak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234F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username</w:t>
                            </w: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@</w:t>
                            </w:r>
                            <w:r w:rsidRPr="00A234F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servername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</w:t>
                            </w:r>
                            <w:r w:rsidRPr="00256175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/tmp/</w:t>
                            </w:r>
                          </w:p>
                          <w:p w14:paraId="07732BD0" w14:textId="77777777" w:rsidR="00E97363" w:rsidRPr="003960AB" w:rsidRDefault="00CB7C69" w:rsidP="00DB0559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scp -r </w:t>
                            </w:r>
                            <w:r w:rsidRPr="007F2F1E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/opt/wss/db/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DBF_Content_Logs.</w:t>
                            </w:r>
                            <w:r w:rsidR="00FF591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bak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234F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username</w:t>
                            </w: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@</w:t>
                            </w:r>
                            <w:r w:rsidRPr="00A234F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servername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</w:t>
                            </w:r>
                            <w:r w:rsidRPr="00256175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/tmp/</w:t>
                            </w:r>
                          </w:p>
                          <w:p w14:paraId="07732BD1" w14:textId="77777777" w:rsidR="00E97363" w:rsidRPr="003960AB" w:rsidRDefault="00CB7C69" w:rsidP="00AA5B09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scp -r </w:t>
                            </w:r>
                            <w:r w:rsidRPr="007F2F1E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/opt/wss/db/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DBF_Storage.</w:t>
                            </w:r>
                            <w:r w:rsidR="00FF591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bak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234F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username</w:t>
                            </w: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@</w:t>
                            </w:r>
                            <w:r w:rsidRPr="00A234F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servername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</w:t>
                            </w:r>
                            <w:r w:rsidRPr="00256175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/tmp/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83" id="_x0000_s1046" type="#_x0000_t202" style="width:463.5pt;height:8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" fillcolor="#eeece1 [3214]">
                <v:textbox>
                  <w:txbxContent>
                    <w:p w14:paraId="07732BCE" w14:textId="77777777" w:rsidR="00E97363" w:rsidRDefault="00CB7C69" w:rsidP="00AA5B09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scp -r </w:t>
                      </w:r>
                      <w:r w:rsidRPr="007F2F1E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/opt/wss/db/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DBF_Content.</w:t>
                      </w:r>
                      <w:r w:rsidR="00FF591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bak</w:t>
                      </w:r>
                      <w:r w:rsidRPr="0055467D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A234F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username</w:t>
                      </w: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@</w:t>
                      </w:r>
                      <w:r w:rsidRPr="00A234F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servername</w:t>
                      </w: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</w:t>
                      </w:r>
                      <w:r w:rsidRPr="00256175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/tmp/</w:t>
                      </w:r>
                    </w:p>
                    <w:p w14:paraId="07732BCF" w14:textId="77777777" w:rsidR="00E97363" w:rsidRDefault="00CB7C69" w:rsidP="00AA5B09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scp -r </w:t>
                      </w:r>
                      <w:r w:rsidRPr="007F2F1E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/opt/wss/db/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DBF_Content</w:t>
                      </w: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Archive.</w:t>
                      </w:r>
                      <w:r w:rsidR="00FF591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bak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A234F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username</w:t>
                      </w: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@</w:t>
                      </w:r>
                      <w:r w:rsidRPr="00A234F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servername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</w:t>
                      </w:r>
                      <w:r w:rsidRPr="00256175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/tmp/</w:t>
                      </w:r>
                    </w:p>
                    <w:p w14:paraId="07732BD0" w14:textId="77777777" w:rsidR="00E97363" w:rsidRPr="003960AB" w:rsidRDefault="00CB7C69" w:rsidP="00DB0559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scp -r </w:t>
                      </w:r>
                      <w:r w:rsidRPr="007F2F1E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/opt/wss/db/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DBF_Content_Logs.</w:t>
                      </w:r>
                      <w:r w:rsidR="00FF591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bak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A234F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username</w:t>
                      </w: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@</w:t>
                      </w:r>
                      <w:r w:rsidRPr="00A234F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servername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</w:t>
                      </w:r>
                      <w:r w:rsidRPr="00256175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/tmp/</w:t>
                      </w:r>
                    </w:p>
                    <w:p w14:paraId="07732BD1" w14:textId="77777777" w:rsidR="00E97363" w:rsidRPr="003960AB" w:rsidRDefault="00CB7C69" w:rsidP="00AA5B09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scp -r </w:t>
                      </w:r>
                      <w:r w:rsidRPr="007F2F1E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/opt/wss/db/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DBF_Storage.</w:t>
                      </w:r>
                      <w:r w:rsidR="00FF591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bak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A234F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username</w:t>
                      </w: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@</w:t>
                      </w:r>
                      <w:r w:rsidRPr="00A234F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servername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</w:t>
                      </w:r>
                      <w:r w:rsidRPr="00256175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/tmp/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CC" w14:textId="77777777" w:rsidR="007F2F1E" w:rsidRPr="00250514" w:rsidRDefault="00CB7C69" w:rsidP="0055467D">
      <w:r w:rsidRPr="003C666F">
        <w:t xml:space="preserve">где </w:t>
      </w:r>
      <w:r w:rsidRPr="007F2F1E">
        <w:rPr>
          <w:color w:val="00B050"/>
        </w:rPr>
        <w:t>/opt/</w:t>
      </w:r>
      <w:r w:rsidR="00256175">
        <w:rPr>
          <w:color w:val="00B050"/>
        </w:rPr>
        <w:t>wss/db/</w:t>
      </w:r>
      <w:r w:rsidRPr="007F2F1E">
        <w:rPr>
          <w:color w:val="00B050"/>
        </w:rPr>
        <w:t xml:space="preserve"> </w:t>
      </w:r>
      <w:r>
        <w:t xml:space="preserve">– путь до БД, </w:t>
      </w:r>
      <w:r w:rsidRPr="00E829CC">
        <w:rPr>
          <w:color w:val="0070C0"/>
        </w:rPr>
        <w:t>username</w:t>
      </w:r>
      <w:r w:rsidRPr="003C666F">
        <w:t xml:space="preserve"> – имя пользователя сервера назначения, </w:t>
      </w:r>
      <w:r w:rsidRPr="00E829CC">
        <w:rPr>
          <w:color w:val="0070C0"/>
        </w:rPr>
        <w:t>servername</w:t>
      </w:r>
      <w:r>
        <w:t xml:space="preserve"> – имя сервера назначения,</w:t>
      </w:r>
      <w:r w:rsidR="00256175">
        <w:t xml:space="preserve"> </w:t>
      </w:r>
      <w:r w:rsidR="00256175" w:rsidRPr="00256175">
        <w:rPr>
          <w:color w:val="00B050"/>
        </w:rPr>
        <w:t>/</w:t>
      </w:r>
      <w:r w:rsidR="00256175" w:rsidRPr="00256175">
        <w:rPr>
          <w:color w:val="00B050"/>
          <w:lang w:val="en-US"/>
        </w:rPr>
        <w:t>tmp</w:t>
      </w:r>
      <w:r w:rsidR="00256175" w:rsidRPr="00256175">
        <w:rPr>
          <w:color w:val="00B050"/>
        </w:rPr>
        <w:t>/</w:t>
      </w:r>
      <w:r w:rsidR="00256175">
        <w:t xml:space="preserve"> - место куда будет загружена БД.</w:t>
      </w:r>
    </w:p>
    <w:p w14:paraId="077328CD" w14:textId="77777777" w:rsidR="00D7128D" w:rsidRPr="0055467D" w:rsidRDefault="00CB7C69" w:rsidP="00D7128D">
      <w:pPr>
        <w:pStyle w:val="Heading2"/>
      </w:pPr>
      <w:bookmarkStart w:id="45" w:name="_Toc164776395"/>
      <w:bookmarkStart w:id="46" w:name="_Toc164845489"/>
      <w:r>
        <w:t xml:space="preserve">Подключение к интерфейсу управления </w:t>
      </w:r>
      <w:r>
        <w:rPr>
          <w:lang w:val="en-US"/>
        </w:rPr>
        <w:t>PostgreSQL</w:t>
      </w:r>
      <w:bookmarkEnd w:id="45"/>
    </w:p>
    <w:p w14:paraId="077328CE" w14:textId="77777777" w:rsidR="00D7128D" w:rsidRDefault="00CB7C69" w:rsidP="00D7128D">
      <w:pPr>
        <w:pStyle w:val="ListParagraph"/>
        <w:numPr>
          <w:ilvl w:val="0"/>
          <w:numId w:val="38"/>
        </w:numPr>
      </w:pPr>
      <w:r w:rsidRPr="00BE21A1">
        <w:t>Откройте терминал на сервере-источнике. Найдите имя контейнера PostgreSQL, выполнив команду:</w:t>
      </w:r>
    </w:p>
    <w:p w14:paraId="077328CF" w14:textId="77777777" w:rsidR="00D7128D" w:rsidRDefault="00CB7C69" w:rsidP="00D7128D">
      <w:pPr>
        <w:ind w:left="851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85" wp14:editId="07732A86">
                <wp:extent cx="5345761" cy="246490"/>
                <wp:effectExtent l="0" t="0" r="26670" b="20320"/>
                <wp:docPr id="9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5761" cy="2464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D2" w14:textId="77777777" w:rsidR="00D7128D" w:rsidRPr="003960AB" w:rsidRDefault="00CB7C69" w:rsidP="00D7128D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docker ps -a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85" id="_x0000_s1047" type="#_x0000_t202" style="width:420.95pt;height:1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" fillcolor="#eeece1 [3214]">
                <v:textbox>
                  <w:txbxContent>
                    <w:p w14:paraId="07732BD2" w14:textId="77777777" w:rsidR="00D7128D" w:rsidRPr="003960AB" w:rsidRDefault="00CB7C69" w:rsidP="00D7128D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docker ps -a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D0" w14:textId="77777777" w:rsidR="00D7128D" w:rsidRDefault="00CB7C69" w:rsidP="00D7128D">
      <w:pPr>
        <w:pStyle w:val="ListParagraph"/>
        <w:numPr>
          <w:ilvl w:val="0"/>
          <w:numId w:val="38"/>
        </w:numPr>
      </w:pPr>
      <w:r>
        <w:t>Скопируйте резервную копию</w:t>
      </w:r>
      <w:r w:rsidRPr="002D332B">
        <w:t xml:space="preserve"> </w:t>
      </w:r>
      <w:r>
        <w:t>БД в контейнер:</w:t>
      </w:r>
    </w:p>
    <w:p w14:paraId="077328D1" w14:textId="77777777" w:rsidR="00D7128D" w:rsidRDefault="00CB7C69" w:rsidP="00D7128D">
      <w:pPr>
        <w:ind w:left="851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87" wp14:editId="07732A88">
                <wp:extent cx="5345430" cy="1066800"/>
                <wp:effectExtent l="0" t="0" r="26670" b="19050"/>
                <wp:docPr id="1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5430" cy="1066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D3" w14:textId="4A755B7E" w:rsidR="00D7128D" w:rsidRDefault="00CB7C69" w:rsidP="00D7128D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d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ocker cp /tmp/DBF_Content</w:t>
                            </w:r>
                            <w:ins w:id="47" w:author="Rustam" w:date="2024-11-16T15:18:00Z">
                              <w:r w:rsidR="005757A9" w:rsidRPr="005757A9"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t>_241028</w:t>
                              </w:r>
                            </w:ins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.bak</w:t>
                            </w: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del w:id="48" w:author="Rustam" w:date="2024-11-16T15:18:00Z">
                              <w:r w:rsidRPr="002D332B" w:rsidDel="005757A9"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delText>CONTAINER_NAME</w:delText>
                              </w:r>
                            </w:del>
                            <w:ins w:id="49" w:author="Rustam" w:date="2024-11-16T15:18:00Z">
                              <w:r w:rsidR="005757A9"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t>postgresql</w:t>
                              </w:r>
                            </w:ins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:/tmp/</w:t>
                            </w:r>
                          </w:p>
                          <w:p w14:paraId="07732BD4" w14:textId="5C0A4F69" w:rsidR="00D7128D" w:rsidRPr="003960AB" w:rsidRDefault="00CB7C69" w:rsidP="00D7128D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d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ocker cp /tmp/DBF_Content_Archive</w:t>
                            </w:r>
                            <w:ins w:id="50" w:author="Rustam" w:date="2024-11-16T15:19:00Z">
                              <w:r w:rsidR="005757A9" w:rsidRPr="005757A9"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t>_241028</w:t>
                              </w:r>
                            </w:ins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.bak</w:t>
                            </w: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ins w:id="51" w:author="Rustam" w:date="2024-11-16T15:18:00Z">
                              <w:r w:rsidR="005757A9"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t>postgresql</w:t>
                              </w:r>
                            </w:ins>
                            <w:del w:id="52" w:author="Rustam" w:date="2024-11-16T15:18:00Z">
                              <w:r w:rsidRPr="002D332B" w:rsidDel="005757A9"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delText>CONTAINER_NAME</w:delText>
                              </w:r>
                            </w:del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:/tmp/</w:t>
                            </w:r>
                          </w:p>
                          <w:p w14:paraId="07732BD5" w14:textId="4966DC81" w:rsidR="00D7128D" w:rsidRPr="003960AB" w:rsidRDefault="00CB7C69" w:rsidP="00D7128D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d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ocker cp /tmp/DBF_Content_Logs</w:t>
                            </w:r>
                            <w:ins w:id="53" w:author="Rustam" w:date="2024-11-16T15:19:00Z">
                              <w:r w:rsidR="005757A9" w:rsidRPr="005757A9"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t>_241028</w:t>
                              </w:r>
                            </w:ins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.bak</w:t>
                            </w: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ins w:id="54" w:author="Rustam" w:date="2024-11-16T15:18:00Z">
                              <w:r w:rsidR="005757A9"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t>postgresql</w:t>
                              </w:r>
                            </w:ins>
                            <w:del w:id="55" w:author="Rustam" w:date="2024-11-16T15:18:00Z">
                              <w:r w:rsidRPr="002D332B" w:rsidDel="005757A9"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delText>CONTAINER_NAME</w:delText>
                              </w:r>
                            </w:del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:/tmp/</w:t>
                            </w:r>
                          </w:p>
                          <w:p w14:paraId="07732BD6" w14:textId="3D0A7A28" w:rsidR="00D7128D" w:rsidRPr="003960AB" w:rsidRDefault="00CB7C69" w:rsidP="00D7128D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d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ocker cp /tmp/DBF_Storage</w:t>
                            </w:r>
                            <w:ins w:id="56" w:author="Rustam" w:date="2024-11-16T15:19:00Z">
                              <w:r w:rsidR="005757A9" w:rsidRPr="005757A9"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t>_241028</w:t>
                              </w:r>
                            </w:ins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.bak</w:t>
                            </w: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ins w:id="57" w:author="Rustam" w:date="2024-11-16T15:18:00Z">
                              <w:r w:rsidR="005757A9"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t>postgresql</w:t>
                              </w:r>
                            </w:ins>
                            <w:del w:id="58" w:author="Rustam" w:date="2024-11-16T15:18:00Z">
                              <w:r w:rsidRPr="002D332B" w:rsidDel="005757A9"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delText>CONTAINER_NAME</w:delText>
                              </w:r>
                            </w:del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:/tmp/</w:t>
                            </w:r>
                          </w:p>
                          <w:p w14:paraId="07732BD7" w14:textId="77777777" w:rsidR="00D7128D" w:rsidRPr="003960AB" w:rsidRDefault="00D7128D" w:rsidP="00D7128D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type w14:anchorId="07732A87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width:420.9pt;height: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" fillcolor="#eeece1 [3214]">
                <v:textbox>
                  <w:txbxContent>
                    <w:p w14:paraId="07732BD3" w14:textId="4A755B7E" w:rsidR="00D7128D" w:rsidRDefault="00CB7C69" w:rsidP="00D7128D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d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ocker cp /tmp/DBF_Content</w:t>
                      </w:r>
                      <w:ins w:id="59" w:author="Rustam" w:date="2024-11-16T15:18:00Z">
                        <w:r w:rsidR="005757A9" w:rsidRPr="005757A9"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t>_241028</w:t>
                        </w:r>
                      </w:ins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.bak</w:t>
                      </w: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del w:id="60" w:author="Rustam" w:date="2024-11-16T15:18:00Z">
                        <w:r w:rsidRPr="002D332B" w:rsidDel="005757A9"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delText>CONTAINER_NAME</w:delText>
                        </w:r>
                      </w:del>
                      <w:ins w:id="61" w:author="Rustam" w:date="2024-11-16T15:18:00Z">
                        <w:r w:rsidR="005757A9"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t>postgresql</w:t>
                        </w:r>
                      </w:ins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:/tmp/</w:t>
                      </w:r>
                    </w:p>
                    <w:p w14:paraId="07732BD4" w14:textId="5C0A4F69" w:rsidR="00D7128D" w:rsidRPr="003960AB" w:rsidRDefault="00CB7C69" w:rsidP="00D7128D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d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ocker cp /tmp/DBF_Content_Archive</w:t>
                      </w:r>
                      <w:ins w:id="62" w:author="Rustam" w:date="2024-11-16T15:19:00Z">
                        <w:r w:rsidR="005757A9" w:rsidRPr="005757A9"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t>_241028</w:t>
                        </w:r>
                      </w:ins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.bak</w:t>
                      </w: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ins w:id="63" w:author="Rustam" w:date="2024-11-16T15:18:00Z">
                        <w:r w:rsidR="005757A9"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t>postgresql</w:t>
                        </w:r>
                      </w:ins>
                      <w:del w:id="64" w:author="Rustam" w:date="2024-11-16T15:18:00Z">
                        <w:r w:rsidRPr="002D332B" w:rsidDel="005757A9"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delText>CONTAINER_NAME</w:delText>
                        </w:r>
                      </w:del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:/tmp/</w:t>
                      </w:r>
                    </w:p>
                    <w:p w14:paraId="07732BD5" w14:textId="4966DC81" w:rsidR="00D7128D" w:rsidRPr="003960AB" w:rsidRDefault="00CB7C69" w:rsidP="00D7128D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d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ocker cp /tmp/DBF_Content_Logs</w:t>
                      </w:r>
                      <w:ins w:id="65" w:author="Rustam" w:date="2024-11-16T15:19:00Z">
                        <w:r w:rsidR="005757A9" w:rsidRPr="005757A9"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t>_241028</w:t>
                        </w:r>
                      </w:ins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.bak</w:t>
                      </w: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ins w:id="66" w:author="Rustam" w:date="2024-11-16T15:18:00Z">
                        <w:r w:rsidR="005757A9"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t>postgresql</w:t>
                        </w:r>
                      </w:ins>
                      <w:del w:id="67" w:author="Rustam" w:date="2024-11-16T15:18:00Z">
                        <w:r w:rsidRPr="002D332B" w:rsidDel="005757A9"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delText>CONTAINER_NAME</w:delText>
                        </w:r>
                      </w:del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:/tmp/</w:t>
                      </w:r>
                    </w:p>
                    <w:p w14:paraId="07732BD6" w14:textId="3D0A7A28" w:rsidR="00D7128D" w:rsidRPr="003960AB" w:rsidRDefault="00CB7C69" w:rsidP="00D7128D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d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ocker cp /tmp/DBF_Storage</w:t>
                      </w:r>
                      <w:ins w:id="68" w:author="Rustam" w:date="2024-11-16T15:19:00Z">
                        <w:r w:rsidR="005757A9" w:rsidRPr="005757A9"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t>_241028</w:t>
                        </w:r>
                      </w:ins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.bak</w:t>
                      </w: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ins w:id="69" w:author="Rustam" w:date="2024-11-16T15:18:00Z">
                        <w:r w:rsidR="005757A9"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t>postgresql</w:t>
                        </w:r>
                      </w:ins>
                      <w:del w:id="70" w:author="Rustam" w:date="2024-11-16T15:18:00Z">
                        <w:r w:rsidRPr="002D332B" w:rsidDel="005757A9"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delText>CONTAINER_NAME</w:delText>
                        </w:r>
                      </w:del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:/tmp/</w:t>
                      </w:r>
                    </w:p>
                    <w:p w14:paraId="07732BD7" w14:textId="77777777" w:rsidR="00D7128D" w:rsidRPr="003960AB" w:rsidRDefault="00D7128D" w:rsidP="00D7128D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D2" w14:textId="77777777" w:rsidR="00D7128D" w:rsidRPr="00E31717" w:rsidRDefault="00CB7C69" w:rsidP="00D7128D">
      <w:pPr>
        <w:ind w:left="851"/>
      </w:pPr>
      <w:r w:rsidRPr="00BE21A1">
        <w:t xml:space="preserve">Где </w:t>
      </w:r>
      <w:r w:rsidRPr="00E829CC">
        <w:rPr>
          <w:color w:val="0070C0"/>
        </w:rPr>
        <w:t xml:space="preserve">CONTAINER_NAME </w:t>
      </w:r>
      <w:r w:rsidRPr="00BE21A1">
        <w:t xml:space="preserve">– имя контейнера, заданное в файле </w:t>
      </w:r>
      <w:r w:rsidRPr="00E829CC">
        <w:rPr>
          <w:b/>
        </w:rPr>
        <w:t>docker-compose.yml</w:t>
      </w:r>
      <w:r w:rsidRPr="00BE21A1">
        <w:t>.</w:t>
      </w:r>
    </w:p>
    <w:p w14:paraId="077328D3" w14:textId="77777777" w:rsidR="00D7128D" w:rsidRPr="00E829CC" w:rsidRDefault="00CB7C69" w:rsidP="00D7128D">
      <w:pPr>
        <w:pStyle w:val="ListParagraph"/>
        <w:numPr>
          <w:ilvl w:val="0"/>
          <w:numId w:val="38"/>
        </w:numPr>
      </w:pPr>
      <w:r>
        <w:t xml:space="preserve">Перейдите в командную оболочку </w:t>
      </w:r>
      <w:r w:rsidRPr="00972716">
        <w:rPr>
          <w:lang w:val="en-US"/>
        </w:rPr>
        <w:t>Bash</w:t>
      </w:r>
      <w:r w:rsidRPr="00E829CC">
        <w:t xml:space="preserve"> </w:t>
      </w:r>
      <w:r>
        <w:t xml:space="preserve">внутри контейнера </w:t>
      </w:r>
      <w:r w:rsidRPr="00972716">
        <w:rPr>
          <w:lang w:val="en-US"/>
        </w:rPr>
        <w:t>PostgreSQL</w:t>
      </w:r>
      <w:r w:rsidRPr="00E829CC">
        <w:t>:</w:t>
      </w:r>
      <w:r w:rsidRPr="00644844">
        <w:t xml:space="preserve"> </w:t>
      </w:r>
    </w:p>
    <w:p w14:paraId="077328D4" w14:textId="77777777" w:rsidR="00D7128D" w:rsidRDefault="00CB7C69" w:rsidP="00D7128D">
      <w:pPr>
        <w:ind w:left="851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89" wp14:editId="07732A8A">
                <wp:extent cx="5345761" cy="246490"/>
                <wp:effectExtent l="0" t="0" r="26670" b="20320"/>
                <wp:docPr id="10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5761" cy="2464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D8" w14:textId="72D5D877" w:rsidR="00D7128D" w:rsidRPr="003960AB" w:rsidRDefault="00CB7C69" w:rsidP="00D7128D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bookmarkStart w:id="71" w:name="_GoBack"/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BE21A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docker exec -it </w:t>
                            </w:r>
                            <w:ins w:id="72" w:author="Rustam" w:date="2024-11-15T17:09:00Z">
                              <w:r w:rsidR="005757A9"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t xml:space="preserve">postgrsql </w:t>
                              </w:r>
                            </w:ins>
                            <w:del w:id="73" w:author="Rustam" w:date="2024-11-15T17:09:00Z">
                              <w:r w:rsidRPr="00E829CC" w:rsidDel="005757A9">
                                <w:rPr>
                                  <w:rFonts w:ascii="Courier New" w:hAnsi="Courier New" w:cs="Courier New"/>
                                  <w:color w:val="00B0F0"/>
                                  <w:sz w:val="20"/>
                                  <w:lang w:val="en-US"/>
                                </w:rPr>
                                <w:delText xml:space="preserve">CONTAINER_NAME </w:delText>
                              </w:r>
                            </w:del>
                            <w:r w:rsidRPr="00BE21A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/bin/bash</w:t>
                            </w:r>
                            <w:bookmarkEnd w:id="71"/>
                            <w:r w:rsidRPr="00BE21A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89" id="_x0000_s1049" type="#_x0000_t202" style="width:420.95pt;height:1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" fillcolor="#eeece1 [3214]">
                <v:textbox>
                  <w:txbxContent>
                    <w:p w14:paraId="07732BD8" w14:textId="72D5D877" w:rsidR="00D7128D" w:rsidRPr="003960AB" w:rsidRDefault="00CB7C69" w:rsidP="00D7128D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bookmarkStart w:id="74" w:name="_GoBack"/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BE21A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docker exec -it </w:t>
                      </w:r>
                      <w:ins w:id="75" w:author="Rustam" w:date="2024-11-15T17:09:00Z">
                        <w:r w:rsidR="005757A9"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t xml:space="preserve">postgrsql </w:t>
                        </w:r>
                      </w:ins>
                      <w:del w:id="76" w:author="Rustam" w:date="2024-11-15T17:09:00Z">
                        <w:r w:rsidRPr="00E829CC" w:rsidDel="005757A9">
                          <w:rPr>
                            <w:rFonts w:ascii="Courier New" w:hAnsi="Courier New" w:cs="Courier New"/>
                            <w:color w:val="00B0F0"/>
                            <w:sz w:val="20"/>
                            <w:lang w:val="en-US"/>
                          </w:rPr>
                          <w:delText xml:space="preserve">CONTAINER_NAME </w:delText>
                        </w:r>
                      </w:del>
                      <w:r w:rsidRPr="00BE21A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/bin/bash</w:t>
                      </w:r>
                      <w:bookmarkEnd w:id="74"/>
                      <w:r w:rsidRPr="00BE21A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D5" w14:textId="77777777" w:rsidR="00D7128D" w:rsidRDefault="00CB7C69" w:rsidP="00D7128D">
      <w:r>
        <w:t xml:space="preserve">Выполните вход в пользовательское окружение </w:t>
      </w:r>
      <w:r w:rsidRPr="00972716">
        <w:rPr>
          <w:lang w:val="en-US"/>
        </w:rPr>
        <w:t>postgresql</w:t>
      </w:r>
      <w:r w:rsidRPr="00AA5B09">
        <w:t>:</w:t>
      </w:r>
    </w:p>
    <w:p w14:paraId="077328D6" w14:textId="77777777" w:rsidR="00D7128D" w:rsidRDefault="00CB7C69" w:rsidP="00D7128D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8B" wp14:editId="07732A8C">
                <wp:extent cx="5345430" cy="246490"/>
                <wp:effectExtent l="0" t="0" r="26670" b="20320"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5430" cy="2464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D9" w14:textId="77777777" w:rsidR="00D7128D" w:rsidRPr="00600162" w:rsidRDefault="00CB7C69" w:rsidP="00D7128D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psql -U </w:t>
                            </w:r>
                            <w:r w:rsidRPr="00AA5B09"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  <w:t>username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-d </w:t>
                            </w:r>
                            <w:r w:rsidRPr="0055467D">
                              <w:rPr>
                                <w:rFonts w:ascii="Courier New" w:hAnsi="Courier New" w:cs="Courier New"/>
                                <w:color w:val="C00000"/>
                                <w:sz w:val="20"/>
                                <w:lang w:val="en-US"/>
                              </w:rPr>
                              <w:t>postgres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8B" id="_x0000_s1050" type="#_x0000_t202" style="width:420.9pt;height:1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" fillcolor="#eeece1 [3214]">
                <v:textbox>
                  <w:txbxContent>
                    <w:p w14:paraId="07732BD9" w14:textId="77777777" w:rsidR="00D7128D" w:rsidRPr="00600162" w:rsidRDefault="00CB7C69" w:rsidP="00D7128D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psql -U </w:t>
                      </w:r>
                      <w:r w:rsidRPr="00AA5B09"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  <w:t>username</w:t>
                      </w:r>
                      <w:r>
                        <w:rPr>
                          <w:rFonts w:ascii="Courier New" w:hAnsi="Courier New" w:cs="Courier New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-d </w:t>
                      </w:r>
                      <w:r w:rsidRPr="0055467D">
                        <w:rPr>
                          <w:rFonts w:ascii="Courier New" w:hAnsi="Courier New" w:cs="Courier New"/>
                          <w:color w:val="C00000"/>
                          <w:sz w:val="20"/>
                          <w:lang w:val="en-US"/>
                        </w:rPr>
                        <w:t>postgres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D7" w14:textId="77777777" w:rsidR="00D7128D" w:rsidRPr="00E829CC" w:rsidRDefault="00CB7C69" w:rsidP="00D7128D">
      <w:r>
        <w:t xml:space="preserve">где </w:t>
      </w:r>
      <w:r w:rsidRPr="00AA5B09">
        <w:rPr>
          <w:color w:val="0070C0"/>
          <w:lang w:val="en-US"/>
        </w:rPr>
        <w:t>username</w:t>
      </w:r>
      <w:r w:rsidRPr="00AA5B09">
        <w:rPr>
          <w:color w:val="0070C0"/>
        </w:rPr>
        <w:t xml:space="preserve"> </w:t>
      </w:r>
      <w:r w:rsidRPr="00AA5B09">
        <w:t xml:space="preserve">– </w:t>
      </w:r>
      <w:r>
        <w:t xml:space="preserve">Имя созданной УЗ, в ходе выполнения пункта </w:t>
      </w:r>
      <w:hyperlink w:anchor="_Настройка_сервера_базы" w:history="1">
        <w:r w:rsidRPr="00481214">
          <w:rPr>
            <w:rStyle w:val="Hyperlink"/>
          </w:rPr>
          <w:t>Настройка сервера базы данных</w:t>
        </w:r>
      </w:hyperlink>
      <w:r w:rsidRPr="0055467D">
        <w:t xml:space="preserve"> , </w:t>
      </w:r>
      <w:r>
        <w:t xml:space="preserve">а </w:t>
      </w:r>
      <w:r w:rsidRPr="0055467D">
        <w:rPr>
          <w:color w:val="C00000"/>
          <w:lang w:val="en-US"/>
        </w:rPr>
        <w:t>postgres</w:t>
      </w:r>
      <w:r w:rsidRPr="0055467D">
        <w:t xml:space="preserve"> </w:t>
      </w:r>
      <w:r>
        <w:t>–</w:t>
      </w:r>
      <w:r w:rsidRPr="0055467D">
        <w:t xml:space="preserve"> </w:t>
      </w:r>
      <w:r>
        <w:t>главная база данных</w:t>
      </w:r>
      <w:r w:rsidRPr="0055467D">
        <w:t xml:space="preserve"> .</w:t>
      </w:r>
    </w:p>
    <w:p w14:paraId="077328D8" w14:textId="77777777" w:rsidR="00072513" w:rsidRPr="00972716" w:rsidRDefault="00CB7C69" w:rsidP="0055467D">
      <w:pPr>
        <w:pStyle w:val="Heading2"/>
      </w:pPr>
      <w:bookmarkStart w:id="77" w:name="_Toc164845490"/>
      <w:bookmarkEnd w:id="46"/>
      <w:r>
        <w:t>Создание пустых БД</w:t>
      </w:r>
      <w:bookmarkEnd w:id="77"/>
    </w:p>
    <w:p w14:paraId="077328D9" w14:textId="77777777" w:rsidR="007E3599" w:rsidRDefault="00CB7C69" w:rsidP="007E3599">
      <w:r>
        <w:t>Скопируйте и выполните команды</w:t>
      </w:r>
      <w:r w:rsidR="00770ACF">
        <w:t xml:space="preserve"> в появившемся терминале, заменив </w:t>
      </w:r>
      <w:r w:rsidR="00770ACF">
        <w:rPr>
          <w:color w:val="0070C0"/>
          <w:lang w:val="en-US"/>
        </w:rPr>
        <w:t>username</w:t>
      </w:r>
      <w:r w:rsidR="00770ACF">
        <w:t xml:space="preserve"> на УЗ </w:t>
      </w:r>
      <w:hyperlink w:anchor="_Настройка_сервера_базы" w:history="1">
        <w:r w:rsidR="00770ACF" w:rsidRPr="00770ACF">
          <w:rPr>
            <w:rStyle w:val="Hyperlink"/>
          </w:rPr>
          <w:t>созданную в пункте 3</w:t>
        </w:r>
      </w:hyperlink>
      <w:r>
        <w:t xml:space="preserve">, </w:t>
      </w:r>
      <w:r w:rsidRPr="003960AB">
        <w:rPr>
          <w:b/>
        </w:rPr>
        <w:t>вставить их можно одновременно</w:t>
      </w:r>
      <w:r>
        <w:t>:</w:t>
      </w:r>
    </w:p>
    <w:p w14:paraId="077328DA" w14:textId="77777777" w:rsidR="00770ACF" w:rsidRPr="0055467D" w:rsidRDefault="00CB7C69" w:rsidP="007E3599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07732A8D" wp14:editId="07732A8E">
                <wp:extent cx="5886450" cy="1304014"/>
                <wp:effectExtent l="0" t="0" r="19050" b="10795"/>
                <wp:docPr id="1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130401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DA" w14:textId="77777777" w:rsidR="00E97363" w:rsidRPr="00635C14" w:rsidRDefault="00CB7C69" w:rsidP="007E3599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CREATE DATABASE "DBF_Config" OWNER </w:t>
                            </w:r>
                            <w:r w:rsidRPr="0055467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username</w:t>
                            </w: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ENCODING UTF8;</w:t>
                            </w:r>
                          </w:p>
                          <w:p w14:paraId="07732BDB" w14:textId="77777777" w:rsidR="00E97363" w:rsidRPr="00635C14" w:rsidRDefault="00CB7C69" w:rsidP="007E3599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CREATE DATABASE "DBF_Content" OWNER </w:t>
                            </w:r>
                            <w:r w:rsidRPr="0055467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username </w:t>
                            </w: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ENCODING UTF8;</w:t>
                            </w:r>
                          </w:p>
                          <w:p w14:paraId="07732BDC" w14:textId="77777777" w:rsidR="00E97363" w:rsidRPr="00635C14" w:rsidRDefault="00CB7C69" w:rsidP="007E3599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CREATE DATABASE "DBF_Content_Archive" OWNER </w:t>
                            </w:r>
                            <w:r w:rsidRPr="0055467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username </w:t>
                            </w: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ENCODING UTF8;</w:t>
                            </w:r>
                          </w:p>
                          <w:p w14:paraId="07732BDD" w14:textId="77777777" w:rsidR="00E97363" w:rsidRPr="00635C14" w:rsidRDefault="00CB7C69" w:rsidP="007E3599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CREATE DATABASE "DBF_Content_Logs" OWNER </w:t>
                            </w:r>
                            <w:r w:rsidRPr="0055467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username </w:t>
                            </w: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ENCODING UTF8;</w:t>
                            </w:r>
                          </w:p>
                          <w:p w14:paraId="07732BDE" w14:textId="77777777" w:rsidR="00E97363" w:rsidRPr="00F0202C" w:rsidRDefault="00CB7C69" w:rsidP="007E3599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CREATE DATABASE "DBF_Storage" OWNER </w:t>
                            </w:r>
                            <w:r w:rsidRPr="0055467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username </w:t>
                            </w: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ENCODING UTF8;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8D" id="_x0000_s1051" type="#_x0000_t202" style="width:463.5pt;height:10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" fillcolor="#eeece1 [3214]">
                <v:textbox>
                  <w:txbxContent>
                    <w:p w14:paraId="07732BDA" w14:textId="77777777" w:rsidR="00E97363" w:rsidRPr="00635C14" w:rsidRDefault="00CB7C69" w:rsidP="007E3599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CREATE DATABASE "DBF_Config" OWNER </w:t>
                      </w:r>
                      <w:r w:rsidRPr="0055467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username</w:t>
                      </w: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ENCODING UTF8;</w:t>
                      </w:r>
                    </w:p>
                    <w:p w14:paraId="07732BDB" w14:textId="77777777" w:rsidR="00E97363" w:rsidRPr="00635C14" w:rsidRDefault="00CB7C69" w:rsidP="007E3599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CREATE DATABASE "DBF_Content" OWNER </w:t>
                      </w:r>
                      <w:r w:rsidRPr="0055467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username </w:t>
                      </w: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ENCODING UTF8;</w:t>
                      </w:r>
                    </w:p>
                    <w:p w14:paraId="07732BDC" w14:textId="77777777" w:rsidR="00E97363" w:rsidRPr="00635C14" w:rsidRDefault="00CB7C69" w:rsidP="007E3599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CREATE DATABASE "DBF_Content_Archive" OWNER </w:t>
                      </w:r>
                      <w:r w:rsidRPr="0055467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username </w:t>
                      </w: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ENCODING UTF8;</w:t>
                      </w:r>
                    </w:p>
                    <w:p w14:paraId="07732BDD" w14:textId="77777777" w:rsidR="00E97363" w:rsidRPr="00635C14" w:rsidRDefault="00CB7C69" w:rsidP="007E3599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CREATE DATABASE "DBF_Content_Logs" OWNER </w:t>
                      </w:r>
                      <w:r w:rsidRPr="0055467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username </w:t>
                      </w: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ENCODING UTF8;</w:t>
                      </w:r>
                    </w:p>
                    <w:p w14:paraId="07732BDE" w14:textId="77777777" w:rsidR="00E97363" w:rsidRPr="00F0202C" w:rsidRDefault="00CB7C69" w:rsidP="007E3599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CREATE DATABASE "DBF_Storage" OWNER </w:t>
                      </w:r>
                      <w:r w:rsidRPr="0055467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username </w:t>
                      </w: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ENCODING UTF8;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DB" w14:textId="77777777" w:rsidR="007E3599" w:rsidRDefault="00CB7C69" w:rsidP="007E3599">
      <w:r>
        <w:rPr>
          <w:noProof/>
          <w:lang w:val="en-US"/>
        </w:rPr>
        <w:drawing>
          <wp:inline distT="0" distB="0" distL="0" distR="0" wp14:anchorId="07732A8F" wp14:editId="07732A90">
            <wp:extent cx="5756745" cy="1485493"/>
            <wp:effectExtent l="0" t="0" r="0" b="63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467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8554" cy="150402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328DC" w14:textId="77777777" w:rsidR="007E3599" w:rsidRDefault="00CB7C69" w:rsidP="007E3599">
      <w:pPr>
        <w:rPr>
          <w:b/>
        </w:rPr>
      </w:pPr>
      <w:r>
        <w:t xml:space="preserve">Закройте пользовательское окружение </w:t>
      </w:r>
      <w:r>
        <w:rPr>
          <w:lang w:val="en-US"/>
        </w:rPr>
        <w:t>PostgreSQL</w:t>
      </w:r>
      <w:r w:rsidRPr="00AA5B09">
        <w:t xml:space="preserve"> </w:t>
      </w:r>
      <w:r>
        <w:t>сочетанием клавиш «</w:t>
      </w:r>
      <w:r>
        <w:rPr>
          <w:b/>
          <w:lang w:val="en-US"/>
        </w:rPr>
        <w:t>CTRL</w:t>
      </w:r>
      <w:r w:rsidRPr="00E829CC">
        <w:rPr>
          <w:b/>
        </w:rPr>
        <w:t>+</w:t>
      </w:r>
      <w:r>
        <w:rPr>
          <w:b/>
          <w:lang w:val="en-US"/>
        </w:rPr>
        <w:t>D</w:t>
      </w:r>
      <w:r>
        <w:t>»</w:t>
      </w:r>
      <w:r w:rsidRPr="00E829CC">
        <w:t xml:space="preserve"> </w:t>
      </w:r>
      <w:r>
        <w:t xml:space="preserve">или командой </w:t>
      </w:r>
      <w:r>
        <w:rPr>
          <w:b/>
          <w:lang w:val="en-US"/>
        </w:rPr>
        <w:t>exit</w:t>
      </w:r>
      <w:r>
        <w:rPr>
          <w:b/>
        </w:rPr>
        <w:t>.</w:t>
      </w:r>
    </w:p>
    <w:p w14:paraId="077328DD" w14:textId="77777777" w:rsidR="00072513" w:rsidRDefault="00CB7C69" w:rsidP="0055467D">
      <w:pPr>
        <w:pStyle w:val="Heading2"/>
      </w:pPr>
      <w:bookmarkStart w:id="78" w:name="_Toc164845491"/>
      <w:r>
        <w:t>Восстановление БД</w:t>
      </w:r>
      <w:bookmarkEnd w:id="78"/>
    </w:p>
    <w:p w14:paraId="077328DE" w14:textId="77777777" w:rsidR="007E3599" w:rsidRPr="00AA5B09" w:rsidRDefault="00CB7C69" w:rsidP="007E3599">
      <w:r>
        <w:t>Ск</w:t>
      </w:r>
      <w:r w:rsidR="00C62908">
        <w:t xml:space="preserve">опируйте и выполните команды в </w:t>
      </w:r>
      <w:r>
        <w:t>терминале</w:t>
      </w:r>
      <w:r w:rsidRPr="00770ACF">
        <w:t xml:space="preserve"> </w:t>
      </w:r>
      <w:r>
        <w:t xml:space="preserve">для восстановление всех БД </w:t>
      </w:r>
      <w:r>
        <w:rPr>
          <w:lang w:val="en-US"/>
        </w:rPr>
        <w:t>WSS</w:t>
      </w:r>
      <w:r w:rsidRPr="00AA5B09">
        <w:t xml:space="preserve"> </w:t>
      </w:r>
      <w:r>
        <w:rPr>
          <w:lang w:val="en-US"/>
        </w:rPr>
        <w:t>Docs</w:t>
      </w:r>
      <w:r>
        <w:t xml:space="preserve">, заменив </w:t>
      </w:r>
      <w:r>
        <w:rPr>
          <w:color w:val="0070C0"/>
          <w:lang w:val="en-US"/>
        </w:rPr>
        <w:t>username</w:t>
      </w:r>
      <w:r>
        <w:t xml:space="preserve"> на УЗ </w:t>
      </w:r>
      <w:hyperlink w:anchor="_Настройка_сервера_базы" w:history="1">
        <w:r w:rsidRPr="00770ACF">
          <w:rPr>
            <w:rStyle w:val="Hyperlink"/>
          </w:rPr>
          <w:t>созданную в пункте 3</w:t>
        </w:r>
      </w:hyperlink>
      <w:r w:rsidRPr="0055467D">
        <w:t xml:space="preserve"> </w:t>
      </w:r>
      <w:r w:rsidRPr="00AA5B09">
        <w:t>:</w:t>
      </w:r>
    </w:p>
    <w:p w14:paraId="077328DF" w14:textId="77777777" w:rsidR="007E3599" w:rsidRPr="007E3599" w:rsidRDefault="00CB7C69" w:rsidP="007E3599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91" wp14:editId="07732A92">
                <wp:extent cx="6191250" cy="1085850"/>
                <wp:effectExtent l="0" t="0" r="19050" b="19050"/>
                <wp:docPr id="1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10858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7DECC" w14:textId="77777777" w:rsidR="00A6216A" w:rsidRDefault="00A6216A" w:rsidP="00A6216A">
                            <w:pPr>
                              <w:rPr>
                                <w:ins w:id="79" w:author="Сколевой Егор" w:date="2024-04-25T16:54:00Z"/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ins w:id="80" w:author="Сколевой Егор" w:date="2024-04-25T16:54:00Z">
                              <w:r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t xml:space="preserve">pg_restore -U </w:t>
                              </w:r>
                              <w:r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t xml:space="preserve">username </w:t>
                              </w:r>
                              <w:r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t>-d DBF_Content -O /tmp/DBF_Content.bak</w:t>
                              </w:r>
                            </w:ins>
                          </w:p>
                          <w:p w14:paraId="244B3B3C" w14:textId="77777777" w:rsidR="00A6216A" w:rsidRDefault="00A6216A" w:rsidP="00A6216A">
                            <w:pPr>
                              <w:rPr>
                                <w:ins w:id="81" w:author="Сколевой Егор" w:date="2024-04-25T16:54:00Z"/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ins w:id="82" w:author="Сколевой Егор" w:date="2024-04-25T16:54:00Z">
                              <w:r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t xml:space="preserve">pg_restore -U </w:t>
                              </w:r>
                              <w:r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t xml:space="preserve">username </w:t>
                              </w:r>
                              <w:r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t>-d DBF_Content_Logs -O /tmp/DBF_Content_Logs.bak</w:t>
                              </w:r>
                            </w:ins>
                          </w:p>
                          <w:p w14:paraId="752C41D6" w14:textId="77777777" w:rsidR="00A6216A" w:rsidRDefault="00A6216A" w:rsidP="00A6216A">
                            <w:pPr>
                              <w:rPr>
                                <w:ins w:id="83" w:author="Сколевой Егор" w:date="2024-04-25T16:54:00Z"/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ins w:id="84" w:author="Сколевой Егор" w:date="2024-04-25T16:54:00Z">
                              <w:r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t xml:space="preserve">pg_restore -U </w:t>
                              </w:r>
                              <w:r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t xml:space="preserve">username </w:t>
                              </w:r>
                              <w:r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t>-d DBF_Content_Archive -O /tmp/DBF_Content_Archive.bak</w:t>
                              </w:r>
                            </w:ins>
                          </w:p>
                          <w:p w14:paraId="3DE6B52A" w14:textId="77777777" w:rsidR="00A6216A" w:rsidRDefault="00A6216A" w:rsidP="00A6216A">
                            <w:pPr>
                              <w:rPr>
                                <w:ins w:id="85" w:author="Сколевой Егор" w:date="2024-04-25T16:54:00Z"/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ins w:id="86" w:author="Сколевой Егор" w:date="2024-04-25T16:54:00Z">
                              <w:r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t xml:space="preserve">pg_restore -U </w:t>
                              </w:r>
                              <w:r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t xml:space="preserve">username </w:t>
                              </w:r>
                              <w:r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t>-d DBF_Storage -O /tmp/DBF_Storage.bak</w:t>
                              </w:r>
                            </w:ins>
                          </w:p>
                          <w:p w14:paraId="56C0E100" w14:textId="77777777" w:rsidR="00A6216A" w:rsidRDefault="00A6216A" w:rsidP="00A6216A">
                            <w:pPr>
                              <w:rPr>
                                <w:ins w:id="87" w:author="Сколевой Егор" w:date="2024-04-25T16:54:00Z"/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07732BDF" w14:textId="692C3D23" w:rsidR="00E97363" w:rsidRPr="00276A46" w:rsidDel="00A6216A" w:rsidRDefault="00CB7C69" w:rsidP="00276A46">
                            <w:pPr>
                              <w:rPr>
                                <w:del w:id="88" w:author="Сколевой Егор" w:date="2024-04-25T16:54:00Z"/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del w:id="89" w:author="Сколевой Егор" w:date="2024-04-25T16:54:00Z">
                              <w:r w:rsidDel="00A6216A"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delText xml:space="preserve">pg_restore -U </w:delText>
                              </w:r>
                              <w:r w:rsidDel="00A6216A"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delText>username</w:delText>
                              </w:r>
                              <w:r w:rsidRPr="0055467D" w:rsidDel="00A6216A"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delText xml:space="preserve"> </w:delText>
                              </w:r>
                              <w:r w:rsidDel="00A6216A"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delText>-d DBF_Content –O /tmp/DBF_Content.bak</w:delText>
                              </w:r>
                            </w:del>
                          </w:p>
                          <w:p w14:paraId="07732BE0" w14:textId="27143370" w:rsidR="00E97363" w:rsidRPr="00E829CC" w:rsidDel="00A6216A" w:rsidRDefault="00CB7C69" w:rsidP="00276A46">
                            <w:pPr>
                              <w:rPr>
                                <w:del w:id="90" w:author="Сколевой Егор" w:date="2024-04-25T16:54:00Z"/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del w:id="91" w:author="Сколевой Егор" w:date="2024-04-25T16:54:00Z">
                              <w:r w:rsidDel="00A6216A"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delText xml:space="preserve">pg_restore -U </w:delText>
                              </w:r>
                              <w:r w:rsidDel="00A6216A"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delText>username</w:delText>
                              </w:r>
                              <w:r w:rsidRPr="0055467D" w:rsidDel="00A6216A"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delText xml:space="preserve"> </w:delText>
                              </w:r>
                              <w:r w:rsidDel="00A6216A"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delText>-d DBF_Content_Logs –O /tmp/DBF_Content_Logs.bak</w:delText>
                              </w:r>
                            </w:del>
                          </w:p>
                          <w:p w14:paraId="07732BE1" w14:textId="5A529EDA" w:rsidR="00E97363" w:rsidRPr="00E829CC" w:rsidDel="00A6216A" w:rsidRDefault="00CB7C69" w:rsidP="00286DEA">
                            <w:pPr>
                              <w:rPr>
                                <w:del w:id="92" w:author="Сколевой Егор" w:date="2024-04-25T16:54:00Z"/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del w:id="93" w:author="Сколевой Егор" w:date="2024-04-25T16:54:00Z">
                              <w:r w:rsidDel="00A6216A"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delText xml:space="preserve">pg_restore -U </w:delText>
                              </w:r>
                              <w:r w:rsidDel="00A6216A"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delText>username</w:delText>
                              </w:r>
                              <w:r w:rsidRPr="0055467D" w:rsidDel="00A6216A"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delText xml:space="preserve"> </w:delText>
                              </w:r>
                              <w:r w:rsidDel="00A6216A"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delText>-d DBF_Content_Archive –O /tmp/DBF_Content_Archive.bak</w:delText>
                              </w:r>
                            </w:del>
                          </w:p>
                          <w:p w14:paraId="07732BE2" w14:textId="32C96797" w:rsidR="00E97363" w:rsidRPr="00250514" w:rsidDel="00A6216A" w:rsidRDefault="00CB7C69" w:rsidP="00276A46">
                            <w:pPr>
                              <w:rPr>
                                <w:del w:id="94" w:author="Сколевой Егор" w:date="2024-04-25T16:54:00Z"/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del w:id="95" w:author="Сколевой Егор" w:date="2024-04-25T16:54:00Z">
                              <w:r w:rsidDel="00A6216A"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delText xml:space="preserve">pg_restore -U </w:delText>
                              </w:r>
                              <w:r w:rsidDel="00A6216A"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delText>username</w:delText>
                              </w:r>
                              <w:r w:rsidRPr="0055467D" w:rsidDel="00A6216A">
                                <w:rPr>
                                  <w:rFonts w:ascii="Courier New" w:hAnsi="Courier New" w:cs="Courier New"/>
                                  <w:color w:val="0070C0"/>
                                  <w:sz w:val="20"/>
                                  <w:lang w:val="en-US"/>
                                </w:rPr>
                                <w:delText xml:space="preserve"> </w:delText>
                              </w:r>
                              <w:r w:rsidDel="00A6216A"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delText>-d DBF_Storage –O /tmp/DBF_Storage.bak</w:delText>
                              </w:r>
                            </w:del>
                          </w:p>
                          <w:p w14:paraId="07732BE3" w14:textId="77777777" w:rsidR="00E97363" w:rsidRPr="00F0202C" w:rsidRDefault="00E97363" w:rsidP="00276A46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91" id="_x0000_s1052" type="#_x0000_t202" style="width:487.5pt;height:8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" fillcolor="#eeece1 [3214]">
                <v:textbox>
                  <w:txbxContent>
                    <w:p w14:paraId="7397DECC" w14:textId="77777777" w:rsidR="00A6216A" w:rsidRDefault="00A6216A" w:rsidP="00A6216A">
                      <w:pPr>
                        <w:rPr>
                          <w:ins w:id="67" w:author="Сколевой Егор" w:date="2024-04-25T16:54:00Z"/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ins w:id="68" w:author="Сколевой Егор" w:date="2024-04-25T16:54:00Z">
                        <w:r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t xml:space="preserve">pg_restore -U </w:t>
                        </w:r>
                        <w:r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t xml:space="preserve">username </w:t>
                        </w:r>
                        <w:r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t>-d DBF_Content -O /tmp/DBF_Content.bak</w:t>
                        </w:r>
                      </w:ins>
                    </w:p>
                    <w:p w14:paraId="244B3B3C" w14:textId="77777777" w:rsidR="00A6216A" w:rsidRDefault="00A6216A" w:rsidP="00A6216A">
                      <w:pPr>
                        <w:rPr>
                          <w:ins w:id="69" w:author="Сколевой Егор" w:date="2024-04-25T16:54:00Z"/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ins w:id="70" w:author="Сколевой Егор" w:date="2024-04-25T16:54:00Z">
                        <w:r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t xml:space="preserve">pg_restore -U </w:t>
                        </w:r>
                        <w:r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t xml:space="preserve">username </w:t>
                        </w:r>
                        <w:r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t>-d DBF_Content_Logs -O /tmp/DBF_Content_Logs.bak</w:t>
                        </w:r>
                      </w:ins>
                    </w:p>
                    <w:p w14:paraId="752C41D6" w14:textId="77777777" w:rsidR="00A6216A" w:rsidRDefault="00A6216A" w:rsidP="00A6216A">
                      <w:pPr>
                        <w:rPr>
                          <w:ins w:id="71" w:author="Сколевой Егор" w:date="2024-04-25T16:54:00Z"/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ins w:id="72" w:author="Сколевой Егор" w:date="2024-04-25T16:54:00Z">
                        <w:r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t xml:space="preserve">pg_restore -U </w:t>
                        </w:r>
                        <w:r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t xml:space="preserve">username </w:t>
                        </w:r>
                        <w:r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t>-d DBF_Content_Archive -O /tmp/DBF_Content_Archive.bak</w:t>
                        </w:r>
                      </w:ins>
                    </w:p>
                    <w:p w14:paraId="3DE6B52A" w14:textId="77777777" w:rsidR="00A6216A" w:rsidRDefault="00A6216A" w:rsidP="00A6216A">
                      <w:pPr>
                        <w:rPr>
                          <w:ins w:id="73" w:author="Сколевой Егор" w:date="2024-04-25T16:54:00Z"/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ins w:id="74" w:author="Сколевой Егор" w:date="2024-04-25T16:54:00Z">
                        <w:r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t xml:space="preserve">pg_restore -U </w:t>
                        </w:r>
                        <w:r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t xml:space="preserve">username </w:t>
                        </w:r>
                        <w:r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t>-d DBF_Storage -O /tmp/DBF_Storage.bak</w:t>
                        </w:r>
                      </w:ins>
                    </w:p>
                    <w:p w14:paraId="56C0E100" w14:textId="77777777" w:rsidR="00A6216A" w:rsidRDefault="00A6216A" w:rsidP="00A6216A">
                      <w:pPr>
                        <w:rPr>
                          <w:ins w:id="75" w:author="Сколевой Егор" w:date="2024-04-25T16:54:00Z"/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07732BDF" w14:textId="692C3D23" w:rsidR="00E97363" w:rsidRPr="00276A46" w:rsidDel="00A6216A" w:rsidRDefault="00CB7C69" w:rsidP="00276A46">
                      <w:pPr>
                        <w:rPr>
                          <w:del w:id="76" w:author="Сколевой Егор" w:date="2024-04-25T16:54:00Z"/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del w:id="77" w:author="Сколевой Егор" w:date="2024-04-25T16:54:00Z">
                        <w:r w:rsidDel="00A6216A"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delText xml:space="preserve">pg_restore -U </w:delText>
                        </w:r>
                        <w:r w:rsidDel="00A6216A"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delText>username</w:delText>
                        </w:r>
                        <w:r w:rsidRPr="0055467D" w:rsidDel="00A6216A"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delText xml:space="preserve"> </w:delText>
                        </w:r>
                        <w:r w:rsidDel="00A6216A"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delText>-d DBF_Content –O /tmp/DBF_Content.bak</w:delText>
                        </w:r>
                      </w:del>
                    </w:p>
                    <w:p w14:paraId="07732BE0" w14:textId="27143370" w:rsidR="00E97363" w:rsidRPr="00E829CC" w:rsidDel="00A6216A" w:rsidRDefault="00CB7C69" w:rsidP="00276A46">
                      <w:pPr>
                        <w:rPr>
                          <w:del w:id="78" w:author="Сколевой Егор" w:date="2024-04-25T16:54:00Z"/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del w:id="79" w:author="Сколевой Егор" w:date="2024-04-25T16:54:00Z">
                        <w:r w:rsidDel="00A6216A"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delText xml:space="preserve">pg_restore -U </w:delText>
                        </w:r>
                        <w:r w:rsidDel="00A6216A"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delText>username</w:delText>
                        </w:r>
                        <w:r w:rsidRPr="0055467D" w:rsidDel="00A6216A"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delText xml:space="preserve"> </w:delText>
                        </w:r>
                        <w:r w:rsidDel="00A6216A"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delText>-d DBF_Content_Logs –O /tmp/DBF_Content_Logs.bak</w:delText>
                        </w:r>
                      </w:del>
                    </w:p>
                    <w:p w14:paraId="07732BE1" w14:textId="5A529EDA" w:rsidR="00E97363" w:rsidRPr="00E829CC" w:rsidDel="00A6216A" w:rsidRDefault="00CB7C69" w:rsidP="00286DEA">
                      <w:pPr>
                        <w:rPr>
                          <w:del w:id="80" w:author="Сколевой Егор" w:date="2024-04-25T16:54:00Z"/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del w:id="81" w:author="Сколевой Егор" w:date="2024-04-25T16:54:00Z">
                        <w:r w:rsidDel="00A6216A"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delText xml:space="preserve">pg_restore -U </w:delText>
                        </w:r>
                        <w:r w:rsidDel="00A6216A"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delText>username</w:delText>
                        </w:r>
                        <w:r w:rsidRPr="0055467D" w:rsidDel="00A6216A"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delText xml:space="preserve"> </w:delText>
                        </w:r>
                        <w:r w:rsidDel="00A6216A"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delText>-d DBF_Content_Archive –O /tmp/DBF_Content_Archive.bak</w:delText>
                        </w:r>
                      </w:del>
                    </w:p>
                    <w:p w14:paraId="07732BE2" w14:textId="32C96797" w:rsidR="00E97363" w:rsidRPr="00250514" w:rsidDel="00A6216A" w:rsidRDefault="00CB7C69" w:rsidP="00276A46">
                      <w:pPr>
                        <w:rPr>
                          <w:del w:id="82" w:author="Сколевой Егор" w:date="2024-04-25T16:54:00Z"/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del w:id="83" w:author="Сколевой Егор" w:date="2024-04-25T16:54:00Z">
                        <w:r w:rsidDel="00A6216A"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delText xml:space="preserve">pg_restore -U </w:delText>
                        </w:r>
                        <w:r w:rsidDel="00A6216A"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delText>username</w:delText>
                        </w:r>
                        <w:r w:rsidRPr="0055467D" w:rsidDel="00A6216A">
                          <w:rPr>
                            <w:rFonts w:ascii="Courier New" w:hAnsi="Courier New" w:cs="Courier New"/>
                            <w:color w:val="0070C0"/>
                            <w:sz w:val="20"/>
                            <w:lang w:val="en-US"/>
                          </w:rPr>
                          <w:delText xml:space="preserve"> </w:delText>
                        </w:r>
                        <w:r w:rsidDel="00A6216A"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delText>-d DBF_Storage –O /tmp/DBF_Storage.bak</w:delText>
                        </w:r>
                      </w:del>
                    </w:p>
                    <w:p w14:paraId="07732BE3" w14:textId="77777777" w:rsidR="00E97363" w:rsidRPr="00F0202C" w:rsidRDefault="00E97363" w:rsidP="00276A46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E0" w14:textId="77777777" w:rsidR="007E3599" w:rsidRPr="00AA5B09" w:rsidRDefault="00CB7C69" w:rsidP="00AA5B09">
      <w:r>
        <w:t xml:space="preserve">Закройте командную оболочку </w:t>
      </w:r>
      <w:r>
        <w:rPr>
          <w:lang w:val="en-US"/>
        </w:rPr>
        <w:t>Bash</w:t>
      </w:r>
      <w:r w:rsidRPr="00E829CC">
        <w:t xml:space="preserve"> </w:t>
      </w:r>
      <w:r>
        <w:t>контейнера сочетанием клавиш «</w:t>
      </w:r>
      <w:r>
        <w:rPr>
          <w:b/>
          <w:lang w:val="en-US"/>
        </w:rPr>
        <w:t>CTRL</w:t>
      </w:r>
      <w:r w:rsidRPr="00E829CC">
        <w:rPr>
          <w:b/>
        </w:rPr>
        <w:t>+</w:t>
      </w:r>
      <w:r>
        <w:rPr>
          <w:b/>
          <w:lang w:val="en-US"/>
        </w:rPr>
        <w:t>D</w:t>
      </w:r>
      <w:r>
        <w:t>»</w:t>
      </w:r>
      <w:r w:rsidRPr="00E829CC">
        <w:t xml:space="preserve"> </w:t>
      </w:r>
      <w:r>
        <w:t xml:space="preserve">или командой </w:t>
      </w:r>
      <w:r>
        <w:rPr>
          <w:b/>
          <w:lang w:val="en-US"/>
        </w:rPr>
        <w:t>exit</w:t>
      </w:r>
    </w:p>
    <w:p w14:paraId="077328E1" w14:textId="77777777" w:rsidR="00957387" w:rsidRDefault="00CB7C69" w:rsidP="004E40BC">
      <w:pPr>
        <w:pStyle w:val="Heading1"/>
      </w:pPr>
      <w:bookmarkStart w:id="96" w:name="_Toc150784499"/>
      <w:bookmarkStart w:id="97" w:name="_Toc150784577"/>
      <w:bookmarkStart w:id="98" w:name="_Toc150786333"/>
      <w:bookmarkStart w:id="99" w:name="_Toc150784500"/>
      <w:bookmarkStart w:id="100" w:name="_Toc150784578"/>
      <w:bookmarkStart w:id="101" w:name="_Toc150786334"/>
      <w:bookmarkStart w:id="102" w:name="_Toc150784501"/>
      <w:bookmarkStart w:id="103" w:name="_Toc150784579"/>
      <w:bookmarkStart w:id="104" w:name="_Toc150786335"/>
      <w:bookmarkStart w:id="105" w:name="_Toc150784502"/>
      <w:bookmarkStart w:id="106" w:name="_Toc150784580"/>
      <w:bookmarkStart w:id="107" w:name="_Toc150786336"/>
      <w:bookmarkStart w:id="108" w:name="_Toc150784503"/>
      <w:bookmarkStart w:id="109" w:name="_Toc150784581"/>
      <w:bookmarkStart w:id="110" w:name="_Toc150786337"/>
      <w:bookmarkStart w:id="111" w:name="_Toc150784504"/>
      <w:bookmarkStart w:id="112" w:name="_Toc150784582"/>
      <w:bookmarkStart w:id="113" w:name="_Toc150786338"/>
      <w:bookmarkStart w:id="114" w:name="_Toc150784505"/>
      <w:bookmarkStart w:id="115" w:name="_Toc150784583"/>
      <w:bookmarkStart w:id="116" w:name="_Toc150786339"/>
      <w:bookmarkStart w:id="117" w:name="_Toc150784506"/>
      <w:bookmarkStart w:id="118" w:name="_Toc150784584"/>
      <w:bookmarkStart w:id="119" w:name="_Toc150786340"/>
      <w:bookmarkStart w:id="120" w:name="_Toc150784507"/>
      <w:bookmarkStart w:id="121" w:name="_Toc150784585"/>
      <w:bookmarkStart w:id="122" w:name="_Toc150786341"/>
      <w:bookmarkStart w:id="123" w:name="_Toc150784508"/>
      <w:bookmarkStart w:id="124" w:name="_Toc150784586"/>
      <w:bookmarkStart w:id="125" w:name="_Toc150786342"/>
      <w:bookmarkStart w:id="126" w:name="_Toc150784509"/>
      <w:bookmarkStart w:id="127" w:name="_Toc150784587"/>
      <w:bookmarkStart w:id="128" w:name="_Toc150786343"/>
      <w:bookmarkStart w:id="129" w:name="_Toc150784510"/>
      <w:bookmarkStart w:id="130" w:name="_Toc150784588"/>
      <w:bookmarkStart w:id="131" w:name="_Toc150786344"/>
      <w:bookmarkStart w:id="132" w:name="_Toc150784511"/>
      <w:bookmarkStart w:id="133" w:name="_Toc150784589"/>
      <w:bookmarkStart w:id="134" w:name="_Toc150786345"/>
      <w:bookmarkStart w:id="135" w:name="_Toc150784512"/>
      <w:bookmarkStart w:id="136" w:name="_Toc150784590"/>
      <w:bookmarkStart w:id="137" w:name="_Toc150786346"/>
      <w:bookmarkStart w:id="138" w:name="_Toc150784513"/>
      <w:bookmarkStart w:id="139" w:name="_Toc150784591"/>
      <w:bookmarkStart w:id="140" w:name="_Toc150786347"/>
      <w:bookmarkStart w:id="141" w:name="_Toc150784514"/>
      <w:bookmarkStart w:id="142" w:name="_Toc150784592"/>
      <w:bookmarkStart w:id="143" w:name="_Toc150786348"/>
      <w:bookmarkStart w:id="144" w:name="_Toc150784515"/>
      <w:bookmarkStart w:id="145" w:name="_Toc150784593"/>
      <w:bookmarkStart w:id="146" w:name="_Toc150786349"/>
      <w:bookmarkStart w:id="147" w:name="_Toc150784516"/>
      <w:bookmarkStart w:id="148" w:name="_Toc150784594"/>
      <w:bookmarkStart w:id="149" w:name="_Toc150786350"/>
      <w:bookmarkStart w:id="150" w:name="_Toc150784517"/>
      <w:bookmarkStart w:id="151" w:name="_Toc150784595"/>
      <w:bookmarkStart w:id="152" w:name="_Toc150786351"/>
      <w:bookmarkStart w:id="153" w:name="_Toc150784518"/>
      <w:bookmarkStart w:id="154" w:name="_Toc150784596"/>
      <w:bookmarkStart w:id="155" w:name="_Toc150786352"/>
      <w:bookmarkStart w:id="156" w:name="_Toc150784519"/>
      <w:bookmarkStart w:id="157" w:name="_Toc150784597"/>
      <w:bookmarkStart w:id="158" w:name="_Toc150786353"/>
      <w:bookmarkStart w:id="159" w:name="_Toc150784520"/>
      <w:bookmarkStart w:id="160" w:name="_Toc150784598"/>
      <w:bookmarkStart w:id="161" w:name="_Toc150786354"/>
      <w:bookmarkStart w:id="162" w:name="_Toc150784521"/>
      <w:bookmarkStart w:id="163" w:name="_Toc150784599"/>
      <w:bookmarkStart w:id="164" w:name="_Toc150786355"/>
      <w:bookmarkStart w:id="165" w:name="_Toc150784522"/>
      <w:bookmarkStart w:id="166" w:name="_Toc150784600"/>
      <w:bookmarkStart w:id="167" w:name="_Toc150786356"/>
      <w:bookmarkStart w:id="168" w:name="_Toc150784523"/>
      <w:bookmarkStart w:id="169" w:name="_Toc150784601"/>
      <w:bookmarkStart w:id="170" w:name="_Toc150786357"/>
      <w:bookmarkStart w:id="171" w:name="_Toc150784524"/>
      <w:bookmarkStart w:id="172" w:name="_Toc150784602"/>
      <w:bookmarkStart w:id="173" w:name="_Toc150786358"/>
      <w:bookmarkStart w:id="174" w:name="_Toc150784525"/>
      <w:bookmarkStart w:id="175" w:name="_Toc150784603"/>
      <w:bookmarkStart w:id="176" w:name="_Toc150786359"/>
      <w:bookmarkStart w:id="177" w:name="_Toc150784526"/>
      <w:bookmarkStart w:id="178" w:name="_Toc150784604"/>
      <w:bookmarkStart w:id="179" w:name="_Toc150786360"/>
      <w:bookmarkStart w:id="180" w:name="_Toc150784527"/>
      <w:bookmarkStart w:id="181" w:name="_Toc150784605"/>
      <w:bookmarkStart w:id="182" w:name="_Toc150786361"/>
      <w:bookmarkStart w:id="183" w:name="_Toc150784528"/>
      <w:bookmarkStart w:id="184" w:name="_Toc150784606"/>
      <w:bookmarkStart w:id="185" w:name="_Toc150786362"/>
      <w:bookmarkStart w:id="186" w:name="_Toc150784529"/>
      <w:bookmarkStart w:id="187" w:name="_Toc150784607"/>
      <w:bookmarkStart w:id="188" w:name="_Toc150786363"/>
      <w:bookmarkStart w:id="189" w:name="_Toc150784530"/>
      <w:bookmarkStart w:id="190" w:name="_Toc150784608"/>
      <w:bookmarkStart w:id="191" w:name="_Toc150786364"/>
      <w:bookmarkStart w:id="192" w:name="_Toc150784531"/>
      <w:bookmarkStart w:id="193" w:name="_Toc150784609"/>
      <w:bookmarkStart w:id="194" w:name="_Toc150786365"/>
      <w:bookmarkStart w:id="195" w:name="_Toc150784532"/>
      <w:bookmarkStart w:id="196" w:name="_Toc150784610"/>
      <w:bookmarkStart w:id="197" w:name="_Toc150786366"/>
      <w:bookmarkStart w:id="198" w:name="_Toc150784533"/>
      <w:bookmarkStart w:id="199" w:name="_Toc150784611"/>
      <w:bookmarkStart w:id="200" w:name="_Toc150786367"/>
      <w:bookmarkStart w:id="201" w:name="_Toc164845492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r w:rsidRPr="004E40BC">
        <w:t>Настройка</w:t>
      </w:r>
      <w:r>
        <w:t xml:space="preserve"> сервера хранилища</w:t>
      </w:r>
      <w:bookmarkEnd w:id="201"/>
    </w:p>
    <w:p w14:paraId="077328E2" w14:textId="77777777" w:rsidR="00E97363" w:rsidRDefault="00CB7C69" w:rsidP="00E97363">
      <w:pPr>
        <w:pStyle w:val="Heading2"/>
      </w:pPr>
      <w:bookmarkStart w:id="202" w:name="_Toc164845493"/>
      <w:r>
        <w:t xml:space="preserve">Загрузка образов </w:t>
      </w:r>
      <w:r>
        <w:rPr>
          <w:lang w:val="en-US"/>
        </w:rPr>
        <w:t>Docker</w:t>
      </w:r>
      <w:bookmarkEnd w:id="202"/>
    </w:p>
    <w:p w14:paraId="077328E3" w14:textId="77777777" w:rsidR="00E97363" w:rsidRDefault="00CB7C69" w:rsidP="000E6A4E">
      <w:pPr>
        <w:pStyle w:val="ListParagraph"/>
        <w:numPr>
          <w:ilvl w:val="0"/>
          <w:numId w:val="22"/>
        </w:numPr>
      </w:pPr>
      <w:r>
        <w:t xml:space="preserve">Если на сервере есть доступ к интернету, тогда воспользуйтесь вариантом из пункта </w:t>
      </w:r>
      <w:hyperlink w:anchor="_Загрузка_образа_Docker" w:history="1">
        <w:r w:rsidR="00D63E5E" w:rsidRPr="00D63E5E">
          <w:rPr>
            <w:rStyle w:val="Hyperlink"/>
          </w:rPr>
          <w:t>Загрузка образа Docker из репозитория</w:t>
        </w:r>
      </w:hyperlink>
    </w:p>
    <w:p w14:paraId="077328E4" w14:textId="77777777" w:rsidR="00E97363" w:rsidRPr="00E97363" w:rsidRDefault="00CB7C69" w:rsidP="000E6A4E">
      <w:pPr>
        <w:pStyle w:val="ListParagraph"/>
        <w:numPr>
          <w:ilvl w:val="0"/>
          <w:numId w:val="22"/>
        </w:numPr>
      </w:pPr>
      <w:r>
        <w:t xml:space="preserve">Если на сервере нет доступа к интернету или репозиторий </w:t>
      </w:r>
      <w:r>
        <w:rPr>
          <w:lang w:val="en-US"/>
        </w:rPr>
        <w:t>images</w:t>
      </w:r>
      <w:r w:rsidRPr="00E97363">
        <w:t>.</w:t>
      </w:r>
      <w:r>
        <w:rPr>
          <w:lang w:val="en-US"/>
        </w:rPr>
        <w:t>wss</w:t>
      </w:r>
      <w:r w:rsidRPr="00E97363">
        <w:t>-</w:t>
      </w:r>
      <w:r>
        <w:rPr>
          <w:lang w:val="en-US"/>
        </w:rPr>
        <w:t>consulting</w:t>
      </w:r>
      <w:r w:rsidRPr="00E97363">
        <w:t>.</w:t>
      </w:r>
      <w:r>
        <w:rPr>
          <w:lang w:val="en-US"/>
        </w:rPr>
        <w:t>ru</w:t>
      </w:r>
      <w:r>
        <w:t xml:space="preserve"> по каким-то причинам недоступен, тогда воспользуйтесь вариантом из пункта </w:t>
      </w:r>
      <w:hyperlink w:anchor="_Загрузка_образа_Docker_1" w:history="1">
        <w:r w:rsidR="00D63E5E" w:rsidRPr="00D63E5E">
          <w:rPr>
            <w:rStyle w:val="Hyperlink"/>
          </w:rPr>
          <w:t>Загрузка образа Docker из комплекта поставки</w:t>
        </w:r>
      </w:hyperlink>
    </w:p>
    <w:p w14:paraId="077328E5" w14:textId="77777777" w:rsidR="00AB6D66" w:rsidRPr="00E97363" w:rsidRDefault="00CB7C69" w:rsidP="00E97363">
      <w:pPr>
        <w:pStyle w:val="Heading3"/>
        <w:ind w:left="709"/>
      </w:pPr>
      <w:bookmarkStart w:id="203" w:name="_Загрузка_образов_Docker"/>
      <w:bookmarkStart w:id="204" w:name="_Загрузка_образа_Docker"/>
      <w:bookmarkStart w:id="205" w:name="_Toc164845494"/>
      <w:bookmarkEnd w:id="203"/>
      <w:bookmarkEnd w:id="204"/>
      <w:r>
        <w:lastRenderedPageBreak/>
        <w:t>Загрузка образа</w:t>
      </w:r>
      <w:r w:rsidR="00E97363">
        <w:t xml:space="preserve"> </w:t>
      </w:r>
      <w:r w:rsidR="00E97363">
        <w:rPr>
          <w:lang w:val="en-US"/>
        </w:rPr>
        <w:t>Docker</w:t>
      </w:r>
      <w:r w:rsidR="00E97363" w:rsidRPr="00E97363">
        <w:t xml:space="preserve"> </w:t>
      </w:r>
      <w:r w:rsidR="00E97363">
        <w:t>из репозитория</w:t>
      </w:r>
      <w:bookmarkEnd w:id="205"/>
    </w:p>
    <w:p w14:paraId="077328E6" w14:textId="77777777" w:rsidR="00E97363" w:rsidRDefault="00CB7C69" w:rsidP="000E6A4E">
      <w:pPr>
        <w:pStyle w:val="ListParagraph"/>
        <w:numPr>
          <w:ilvl w:val="0"/>
          <w:numId w:val="34"/>
        </w:numPr>
      </w:pPr>
      <w:bookmarkStart w:id="206" w:name="_Загрузка_образов_Docker_1"/>
      <w:bookmarkEnd w:id="206"/>
      <w:r>
        <w:t xml:space="preserve">Выполните вход в реестр </w:t>
      </w:r>
      <w:r w:rsidRPr="00E97363">
        <w:rPr>
          <w:lang w:val="en-US"/>
        </w:rPr>
        <w:t>docker</w:t>
      </w:r>
      <w:r w:rsidRPr="003960AB">
        <w:t>-</w:t>
      </w:r>
      <w:r>
        <w:t xml:space="preserve">образов </w:t>
      </w:r>
      <w:r w:rsidRPr="00E97363">
        <w:rPr>
          <w:lang w:val="en-US"/>
        </w:rPr>
        <w:t>WSS</w:t>
      </w:r>
      <w:r w:rsidRPr="003960AB">
        <w:t>-</w:t>
      </w:r>
      <w:r w:rsidRPr="00E97363">
        <w:rPr>
          <w:lang w:val="en-US"/>
        </w:rPr>
        <w:t>Consulting</w:t>
      </w:r>
      <w:r>
        <w:t xml:space="preserve"> под предоставленной учетной записью</w:t>
      </w:r>
      <w:r>
        <w:rPr>
          <w:rStyle w:val="FootnoteReference"/>
        </w:rPr>
        <w:footnoteReference w:id="5"/>
      </w:r>
      <w:r>
        <w:t>, при помощи команды:</w:t>
      </w:r>
    </w:p>
    <w:p w14:paraId="077328E7" w14:textId="77777777" w:rsidR="00E97363" w:rsidRDefault="00CB7C69" w:rsidP="00E97363">
      <w:pPr>
        <w:pStyle w:val="ListParagraph"/>
        <w:ind w:left="70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93" wp14:editId="07732A94">
                <wp:extent cx="5581650" cy="230588"/>
                <wp:effectExtent l="0" t="0" r="19050" b="17145"/>
                <wp:docPr id="209" name="Надпись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23058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E4" w14:textId="77777777" w:rsidR="00E97363" w:rsidRPr="00A234F6" w:rsidRDefault="00CB7C69" w:rsidP="00E97363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docker login </w:t>
                            </w:r>
                            <w:r w:rsidRPr="00A234F6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 xml:space="preserve">images.wss-consulting.ru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-u </w:t>
                            </w:r>
                            <w:r w:rsidRPr="00A234F6"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username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93" id="Надпись 209" o:spid="_x0000_s1053" type="#_x0000_t202" style="width:439.5pt;height: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" fillcolor="#eeece1 [3214]">
                <v:textbox>
                  <w:txbxContent>
                    <w:p w14:paraId="07732BE4" w14:textId="77777777" w:rsidR="00E97363" w:rsidRPr="00A234F6" w:rsidRDefault="00CB7C69" w:rsidP="00E97363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docker login </w:t>
                      </w:r>
                      <w:r w:rsidRPr="00A234F6">
                        <w:rPr>
                          <w:rStyle w:val="HTML2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 xml:space="preserve">images.wss-consulting.ru 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-u </w:t>
                      </w:r>
                      <w:r w:rsidRPr="00A234F6">
                        <w:rPr>
                          <w:rStyle w:val="HTML2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username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E8" w14:textId="77777777" w:rsidR="00E97363" w:rsidRDefault="00CB7C69" w:rsidP="00E97363">
      <w:pPr>
        <w:pStyle w:val="ListParagraph"/>
        <w:ind w:left="709"/>
      </w:pPr>
      <w:r>
        <w:t>где</w:t>
      </w:r>
      <w:r w:rsidRPr="00E97363">
        <w:t xml:space="preserve"> </w:t>
      </w:r>
      <w:r>
        <w:rPr>
          <w:b/>
          <w:lang w:val="en-US"/>
        </w:rPr>
        <w:t>images</w:t>
      </w:r>
      <w:r w:rsidRPr="00E97363">
        <w:rPr>
          <w:b/>
        </w:rPr>
        <w:t>.</w:t>
      </w:r>
      <w:r>
        <w:rPr>
          <w:b/>
          <w:lang w:val="en-US"/>
        </w:rPr>
        <w:t>wss</w:t>
      </w:r>
      <w:r w:rsidRPr="00E97363">
        <w:rPr>
          <w:b/>
        </w:rPr>
        <w:t>-</w:t>
      </w:r>
      <w:r>
        <w:rPr>
          <w:b/>
          <w:lang w:val="en-US"/>
        </w:rPr>
        <w:t>consulting</w:t>
      </w:r>
      <w:r w:rsidRPr="00E97363">
        <w:rPr>
          <w:b/>
        </w:rPr>
        <w:t>.</w:t>
      </w:r>
      <w:r>
        <w:rPr>
          <w:b/>
          <w:lang w:val="en-US"/>
        </w:rPr>
        <w:t>ru</w:t>
      </w:r>
      <w:r w:rsidRPr="00E97363">
        <w:rPr>
          <w:b/>
        </w:rPr>
        <w:t xml:space="preserve"> </w:t>
      </w:r>
      <w:r w:rsidRPr="00E97363">
        <w:t>– адрес реестра с образами</w:t>
      </w:r>
      <w:r>
        <w:t xml:space="preserve">, а </w:t>
      </w:r>
      <w:r>
        <w:rPr>
          <w:lang w:val="en-US"/>
        </w:rPr>
        <w:t>username</w:t>
      </w:r>
      <w:r w:rsidRPr="00E97363">
        <w:t xml:space="preserve"> </w:t>
      </w:r>
      <w:r>
        <w:t>–</w:t>
      </w:r>
      <w:r w:rsidRPr="00E97363">
        <w:t xml:space="preserve"> </w:t>
      </w:r>
      <w:r>
        <w:t>логин пользователя в реестре.</w:t>
      </w:r>
    </w:p>
    <w:p w14:paraId="077328E9" w14:textId="77777777" w:rsidR="00E97363" w:rsidRDefault="00CB7C69" w:rsidP="000E6A4E">
      <w:pPr>
        <w:pStyle w:val="ListParagraph"/>
        <w:numPr>
          <w:ilvl w:val="0"/>
          <w:numId w:val="34"/>
        </w:numPr>
      </w:pPr>
      <w:r>
        <w:t xml:space="preserve">Загрузите образ из репозитория images.wss-consulting.ru на сервер назначения, заменив </w:t>
      </w:r>
      <w:r w:rsidRPr="001667BF">
        <w:rPr>
          <w:color w:val="0070C0"/>
        </w:rPr>
        <w:t xml:space="preserve">{имя_проекта} </w:t>
      </w:r>
      <w:r>
        <w:t>на предоставленное Вашему проекту.</w:t>
      </w:r>
    </w:p>
    <w:p w14:paraId="077328EA" w14:textId="77777777" w:rsidR="00E97363" w:rsidRDefault="00CB7C69" w:rsidP="00E97363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95" wp14:editId="07732A96">
                <wp:extent cx="5581650" cy="304800"/>
                <wp:effectExtent l="0" t="0" r="19050" b="19050"/>
                <wp:docPr id="12" name="Надпись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304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E5" w14:textId="77777777" w:rsidR="00E97363" w:rsidRPr="00E97363" w:rsidRDefault="00CB7C69" w:rsidP="00E97363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docker pull </w:t>
                            </w:r>
                            <w:r w:rsidRPr="00E97363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images.wss-consulting.ru/</w:t>
                            </w:r>
                            <w:r w:rsidRPr="001667BF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{</w:t>
                            </w:r>
                            <w:r w:rsidRPr="001667BF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</w:rPr>
                              <w:t>имя</w:t>
                            </w:r>
                            <w:r w:rsidRPr="001667BF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_</w:t>
                            </w:r>
                            <w:r w:rsidRPr="001667BF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</w:rPr>
                              <w:t>проекта</w:t>
                            </w:r>
                            <w:r w:rsidRPr="001667BF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}</w:t>
                            </w:r>
                            <w:r w:rsidRPr="00E97363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/storage/develop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95" id="Надпись 12" o:spid="_x0000_s1054" type="#_x0000_t202" style="width:439.5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" fillcolor="#eeece1 [3214]">
                <v:textbox>
                  <w:txbxContent>
                    <w:p w14:paraId="07732BE5" w14:textId="77777777" w:rsidR="00E97363" w:rsidRPr="00E97363" w:rsidRDefault="00CB7C69" w:rsidP="00E97363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docker pull </w:t>
                      </w:r>
                      <w:r w:rsidRPr="00E97363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images.wss-consulting.ru/</w:t>
                      </w:r>
                      <w:r w:rsidRPr="001667BF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{</w:t>
                      </w:r>
                      <w:r w:rsidRPr="001667BF">
                        <w:rPr>
                          <w:rFonts w:ascii="Courier New" w:hAnsi="Courier New" w:cs="Courier New"/>
                          <w:color w:val="0070C0"/>
                          <w:sz w:val="20"/>
                        </w:rPr>
                        <w:t>имя</w:t>
                      </w:r>
                      <w:r w:rsidRPr="001667BF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_</w:t>
                      </w:r>
                      <w:r w:rsidRPr="001667BF">
                        <w:rPr>
                          <w:rFonts w:ascii="Courier New" w:hAnsi="Courier New" w:cs="Courier New"/>
                          <w:color w:val="0070C0"/>
                          <w:sz w:val="20"/>
                        </w:rPr>
                        <w:t>проекта</w:t>
                      </w:r>
                      <w:r w:rsidRPr="001667BF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}</w:t>
                      </w:r>
                      <w:r w:rsidRPr="00E97363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/storage/develop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EB" w14:textId="77777777" w:rsidR="00680DEF" w:rsidRDefault="00CB7C69" w:rsidP="000E6A4E">
      <w:pPr>
        <w:pStyle w:val="ListParagraph"/>
        <w:numPr>
          <w:ilvl w:val="0"/>
          <w:numId w:val="36"/>
        </w:numPr>
      </w:pPr>
      <w:r>
        <w:t>П</w:t>
      </w:r>
      <w:r w:rsidR="00D63E5E">
        <w:t>роверьте наличие образа</w:t>
      </w:r>
      <w:r>
        <w:t xml:space="preserve"> </w:t>
      </w:r>
      <w:r>
        <w:rPr>
          <w:lang w:val="en-US"/>
        </w:rPr>
        <w:t>Docker</w:t>
      </w:r>
      <w:r>
        <w:t xml:space="preserve"> командой:</w:t>
      </w:r>
    </w:p>
    <w:p w14:paraId="077328EC" w14:textId="77777777" w:rsidR="00680DEF" w:rsidRPr="00E97363" w:rsidRDefault="00CB7C69" w:rsidP="00680DEF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97" wp14:editId="07732A98">
                <wp:extent cx="5581650" cy="230588"/>
                <wp:effectExtent l="0" t="0" r="19050" b="17145"/>
                <wp:docPr id="25" name="Надпись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23058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E6" w14:textId="77777777" w:rsidR="00680DEF" w:rsidRPr="00A234F6" w:rsidRDefault="00CB7C69" w:rsidP="00680DEF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docker image ls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97" id="Надпись 25" o:spid="_x0000_s1055" type="#_x0000_t202" style="width:439.5pt;height: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" fillcolor="#eeece1 [3214]">
                <v:textbox>
                  <w:txbxContent>
                    <w:p w14:paraId="07732BE6" w14:textId="77777777" w:rsidR="00680DEF" w:rsidRPr="00A234F6" w:rsidRDefault="00CB7C69" w:rsidP="00680DEF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docker image 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ED" w14:textId="77777777" w:rsidR="00E97363" w:rsidRDefault="00CB7C69" w:rsidP="00E97363">
      <w:pPr>
        <w:pStyle w:val="Heading3"/>
        <w:ind w:left="709"/>
      </w:pPr>
      <w:bookmarkStart w:id="207" w:name="_Загрузка_образа_Docker_1"/>
      <w:bookmarkStart w:id="208" w:name="_Toc164845495"/>
      <w:bookmarkEnd w:id="207"/>
      <w:r>
        <w:t xml:space="preserve">Загрузка образа </w:t>
      </w:r>
      <w:r>
        <w:rPr>
          <w:lang w:val="en-US"/>
        </w:rPr>
        <w:t>Docker</w:t>
      </w:r>
      <w:r w:rsidRPr="00E97363">
        <w:t xml:space="preserve"> </w:t>
      </w:r>
      <w:r>
        <w:t>из комплекта поставки</w:t>
      </w:r>
      <w:bookmarkEnd w:id="208"/>
    </w:p>
    <w:p w14:paraId="077328EE" w14:textId="77777777" w:rsidR="00E97363" w:rsidRDefault="00CB7C69" w:rsidP="000E6A4E">
      <w:pPr>
        <w:pStyle w:val="ListParagraph"/>
        <w:numPr>
          <w:ilvl w:val="0"/>
          <w:numId w:val="35"/>
        </w:numPr>
      </w:pPr>
      <w:r>
        <w:t>Добавьте предоставленный</w:t>
      </w:r>
      <w:r w:rsidR="00680DEF">
        <w:t xml:space="preserve"> образа </w:t>
      </w:r>
      <w:r w:rsidR="00680DEF">
        <w:rPr>
          <w:b/>
          <w:lang w:val="en-US"/>
        </w:rPr>
        <w:t>image</w:t>
      </w:r>
      <w:r w:rsidR="00680DEF" w:rsidRPr="00680DEF">
        <w:rPr>
          <w:b/>
        </w:rPr>
        <w:t>_</w:t>
      </w:r>
      <w:r w:rsidR="00680DEF">
        <w:rPr>
          <w:b/>
          <w:lang w:val="en-US"/>
        </w:rPr>
        <w:t>storage</w:t>
      </w:r>
      <w:r w:rsidR="00680DEF" w:rsidRPr="00680DEF">
        <w:rPr>
          <w:b/>
        </w:rPr>
        <w:t>.</w:t>
      </w:r>
      <w:r w:rsidR="00680DEF">
        <w:rPr>
          <w:b/>
          <w:lang w:val="en-US"/>
        </w:rPr>
        <w:t>tar</w:t>
      </w:r>
      <w:r w:rsidR="00680DEF">
        <w:t>,</w:t>
      </w:r>
      <w:r>
        <w:t xml:space="preserve"> посредством выполнения команды:</w:t>
      </w:r>
    </w:p>
    <w:p w14:paraId="077328EF" w14:textId="77777777" w:rsidR="00D81790" w:rsidRDefault="00CB7C69" w:rsidP="00D81790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99" wp14:editId="07732A9A">
                <wp:extent cx="5581650" cy="295275"/>
                <wp:effectExtent l="0" t="0" r="19050" b="28575"/>
                <wp:docPr id="28" name="Надпись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E7" w14:textId="77777777" w:rsidR="00D81790" w:rsidRPr="00A234F6" w:rsidRDefault="00CB7C69" w:rsidP="00D81790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docker image import /opt/distr/image_storage.tar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99" id="Надпись 28" o:spid="_x0000_s1056" type="#_x0000_t202" style="width:439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" fillcolor="#eeece1 [3214]">
                <v:textbox>
                  <w:txbxContent>
                    <w:p w14:paraId="07732BE7" w14:textId="77777777" w:rsidR="00D81790" w:rsidRPr="00A234F6" w:rsidRDefault="00CB7C69" w:rsidP="00D81790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docker image import /opt/distr/image_storage.tar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F0" w14:textId="77777777" w:rsidR="00D81790" w:rsidRDefault="00CB7C69" w:rsidP="000E6A4E">
      <w:pPr>
        <w:pStyle w:val="ListParagraph"/>
        <w:numPr>
          <w:ilvl w:val="0"/>
          <w:numId w:val="35"/>
        </w:numPr>
      </w:pPr>
      <w:r>
        <w:t xml:space="preserve">Проверьте наличие образа </w:t>
      </w:r>
      <w:r>
        <w:rPr>
          <w:lang w:val="en-US"/>
        </w:rPr>
        <w:t>Docker</w:t>
      </w:r>
      <w:r w:rsidRPr="00D63E5E">
        <w:t xml:space="preserve"> </w:t>
      </w:r>
      <w:r>
        <w:t>командой:</w:t>
      </w:r>
    </w:p>
    <w:p w14:paraId="077328F1" w14:textId="77777777" w:rsidR="00D63E5E" w:rsidRPr="00E97363" w:rsidRDefault="00CB7C69" w:rsidP="00D63E5E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9B" wp14:editId="07732A9C">
                <wp:extent cx="5581650" cy="230588"/>
                <wp:effectExtent l="0" t="0" r="19050" b="17145"/>
                <wp:docPr id="1207722212" name="Надпись 1207722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23058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E8" w14:textId="77777777" w:rsidR="00D63E5E" w:rsidRPr="00A234F6" w:rsidRDefault="00CB7C69" w:rsidP="00D63E5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docker image ls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9B" id="Надпись 1207722212" o:spid="_x0000_s1057" type="#_x0000_t202" style="width:439.5pt;height: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" fillcolor="#eeece1 [3214]">
                <v:textbox>
                  <w:txbxContent>
                    <w:p w14:paraId="07732BE8" w14:textId="77777777" w:rsidR="00D63E5E" w:rsidRPr="00A234F6" w:rsidRDefault="00CB7C69" w:rsidP="00D63E5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docker image 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F2" w14:textId="77777777" w:rsidR="00957387" w:rsidRDefault="00CB7C69" w:rsidP="004E40BC">
      <w:pPr>
        <w:pStyle w:val="Heading2"/>
        <w:rPr>
          <w:lang w:val="en-US"/>
        </w:rPr>
      </w:pPr>
      <w:bookmarkStart w:id="209" w:name="_Toc164845496"/>
      <w:r>
        <w:t xml:space="preserve">Установка </w:t>
      </w:r>
      <w:r>
        <w:rPr>
          <w:lang w:val="en-US"/>
        </w:rPr>
        <w:t>WSS Storage</w:t>
      </w:r>
      <w:bookmarkEnd w:id="209"/>
    </w:p>
    <w:p w14:paraId="077328F3" w14:textId="77777777" w:rsidR="00F76C57" w:rsidRDefault="00CB7C69" w:rsidP="00F76C57">
      <w:r w:rsidRPr="00E31717">
        <w:t xml:space="preserve">Скопируйте </w:t>
      </w:r>
      <w:r>
        <w:t xml:space="preserve">данные </w:t>
      </w:r>
      <w:r>
        <w:rPr>
          <w:lang w:val="en-US"/>
        </w:rPr>
        <w:t>WSS</w:t>
      </w:r>
      <w:r w:rsidRPr="002D332B">
        <w:t xml:space="preserve"> </w:t>
      </w:r>
      <w:r>
        <w:rPr>
          <w:lang w:val="en-US"/>
        </w:rPr>
        <w:t>Storage</w:t>
      </w:r>
      <w:r>
        <w:t xml:space="preserve"> </w:t>
      </w:r>
      <w:r w:rsidRPr="002D332B">
        <w:t>(</w:t>
      </w:r>
      <w:r>
        <w:rPr>
          <w:b/>
          <w:lang w:val="en-US"/>
        </w:rPr>
        <w:t>date</w:t>
      </w:r>
      <w:r w:rsidRPr="002D332B">
        <w:rPr>
          <w:b/>
        </w:rPr>
        <w:t>.</w:t>
      </w:r>
      <w:r>
        <w:rPr>
          <w:b/>
          <w:lang w:val="en-US"/>
        </w:rPr>
        <w:t>tar</w:t>
      </w:r>
      <w:r w:rsidRPr="002D332B">
        <w:t>)</w:t>
      </w:r>
      <w:r w:rsidRPr="00E31717">
        <w:t xml:space="preserve"> на сервер назначения с помощью специальных утилит, такими как </w:t>
      </w:r>
      <w:r w:rsidRPr="00AA5B09">
        <w:rPr>
          <w:b/>
        </w:rPr>
        <w:t>WinSCP</w:t>
      </w:r>
      <w:r w:rsidRPr="00E31717">
        <w:t>, или командой SCP:</w:t>
      </w:r>
    </w:p>
    <w:p w14:paraId="077328F4" w14:textId="77777777" w:rsidR="00F76C57" w:rsidRDefault="00CB7C69" w:rsidP="00F76C57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9D" wp14:editId="07732A9E">
                <wp:extent cx="5886450" cy="295275"/>
                <wp:effectExtent l="0" t="0" r="19050" b="28575"/>
                <wp:docPr id="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E9" w14:textId="77777777" w:rsidR="00E97363" w:rsidRPr="003960AB" w:rsidRDefault="00CB7C69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scp -r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/var/wss/date.tar</w:t>
                            </w:r>
                            <w:r w:rsidRPr="0055467D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234F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username</w:t>
                            </w: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@</w:t>
                            </w:r>
                            <w:r w:rsidRPr="00A234F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servername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tmp/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9D" id="_x0000_s1058" type="#_x0000_t202" style="width:463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" fillcolor="#eeece1 [3214]">
                <v:textbox>
                  <w:txbxContent>
                    <w:p w14:paraId="07732BE9" w14:textId="77777777" w:rsidR="00E97363" w:rsidRPr="003960AB" w:rsidRDefault="00CB7C69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scp -r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/var/wss/date.tar</w:t>
                      </w:r>
                      <w:r w:rsidRPr="0055467D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A234F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username</w:t>
                      </w: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@</w:t>
                      </w:r>
                      <w:r w:rsidRPr="00A234F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servername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</w:t>
                      </w:r>
                      <w: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tmp/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F5" w14:textId="77777777" w:rsidR="00F76C57" w:rsidRDefault="00CB7C69" w:rsidP="00F76C57">
      <w:r w:rsidRPr="003C666F">
        <w:t xml:space="preserve">где </w:t>
      </w:r>
      <w:r w:rsidRPr="00E829CC">
        <w:rPr>
          <w:color w:val="0070C0"/>
        </w:rPr>
        <w:t>username</w:t>
      </w:r>
      <w:r w:rsidRPr="003C666F">
        <w:t xml:space="preserve"> – имя пользователя сервера назначения, </w:t>
      </w:r>
      <w:r w:rsidRPr="00E829CC">
        <w:rPr>
          <w:color w:val="0070C0"/>
        </w:rPr>
        <w:t>servername</w:t>
      </w:r>
      <w:r w:rsidRPr="003C666F">
        <w:t xml:space="preserve"> – имя сервера назначения.</w:t>
      </w:r>
    </w:p>
    <w:p w14:paraId="077328F6" w14:textId="77777777" w:rsidR="00AD7501" w:rsidRPr="002D332B" w:rsidRDefault="00CB7C69" w:rsidP="00F76C57">
      <w:r>
        <w:t xml:space="preserve">Скопируйте архив в расположение для </w:t>
      </w:r>
      <w:r>
        <w:rPr>
          <w:lang w:val="en-US"/>
        </w:rPr>
        <w:t>WSS</w:t>
      </w:r>
      <w:r w:rsidRPr="002D332B">
        <w:t xml:space="preserve"> </w:t>
      </w:r>
      <w:r>
        <w:rPr>
          <w:lang w:val="en-US"/>
        </w:rPr>
        <w:t>Storage</w:t>
      </w:r>
      <w:r w:rsidRPr="002D332B">
        <w:t>:</w:t>
      </w:r>
    </w:p>
    <w:p w14:paraId="077328F7" w14:textId="77777777" w:rsidR="00AD7501" w:rsidRDefault="00CB7C69" w:rsidP="00F76C57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9F" wp14:editId="07732AA0">
                <wp:extent cx="5886450" cy="295275"/>
                <wp:effectExtent l="0" t="0" r="19050" b="28575"/>
                <wp:docPr id="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EA" w14:textId="77777777" w:rsidR="00E97363" w:rsidRPr="003960AB" w:rsidRDefault="00CB7C69" w:rsidP="00AD7501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cp /tmp/date.tar /var/wss/ 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9F" id="_x0000_s1059" type="#_x0000_t202" style="width:463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" fillcolor="#eeece1 [3214]">
                <v:textbox>
                  <w:txbxContent>
                    <w:p w14:paraId="07732BEA" w14:textId="77777777" w:rsidR="00E97363" w:rsidRPr="003960AB" w:rsidRDefault="00CB7C69" w:rsidP="00AD7501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cp /tmp/date.tar /var/wss/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F8" w14:textId="77777777" w:rsidR="00AD7501" w:rsidRDefault="00CB7C69">
      <w:r>
        <w:t xml:space="preserve">Разархивируйте данные </w:t>
      </w:r>
      <w:r>
        <w:rPr>
          <w:lang w:val="en-US"/>
        </w:rPr>
        <w:t>WSS</w:t>
      </w:r>
      <w:r w:rsidRPr="002D332B">
        <w:t xml:space="preserve"> </w:t>
      </w:r>
      <w:r>
        <w:rPr>
          <w:lang w:val="en-US"/>
        </w:rPr>
        <w:t>Storage</w:t>
      </w:r>
      <w:r w:rsidRPr="002D332B">
        <w:t xml:space="preserve"> (</w:t>
      </w:r>
      <w:r>
        <w:rPr>
          <w:b/>
          <w:lang w:val="en-US"/>
        </w:rPr>
        <w:t>date</w:t>
      </w:r>
      <w:r w:rsidRPr="002D332B">
        <w:rPr>
          <w:b/>
        </w:rPr>
        <w:t>.</w:t>
      </w:r>
      <w:r>
        <w:rPr>
          <w:b/>
          <w:lang w:val="en-US"/>
        </w:rPr>
        <w:t>tar</w:t>
      </w:r>
      <w:r w:rsidRPr="002D332B">
        <w:t>)</w:t>
      </w:r>
      <w:r>
        <w:t xml:space="preserve">, необходимо перейти в местоположение </w:t>
      </w: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A1" wp14:editId="07732AA2">
                <wp:extent cx="5886450" cy="295275"/>
                <wp:effectExtent l="0" t="0" r="19050" b="28575"/>
                <wp:docPr id="4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EB" w14:textId="77777777" w:rsidR="00E97363" w:rsidRPr="003960AB" w:rsidRDefault="00CB7C69" w:rsidP="00AD7501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cd /var/wss/ 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A1" id="_x0000_s1060" type="#_x0000_t202" style="width:463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" fillcolor="#eeece1 [3214]">
                <v:textbox>
                  <w:txbxContent>
                    <w:p w14:paraId="07732BEB" w14:textId="77777777" w:rsidR="00E97363" w:rsidRPr="003960AB" w:rsidRDefault="00CB7C69" w:rsidP="00AD7501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cd /var/wss/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F9" w14:textId="77777777" w:rsidR="00AD7501" w:rsidRDefault="00CB7C69">
      <w:r>
        <w:t xml:space="preserve">Выполнить команду для распаковки архива с данными </w:t>
      </w:r>
      <w:r>
        <w:rPr>
          <w:lang w:val="en-US"/>
        </w:rPr>
        <w:t>WSS</w:t>
      </w:r>
      <w:r w:rsidRPr="002D332B">
        <w:t xml:space="preserve"> </w:t>
      </w:r>
      <w:r>
        <w:rPr>
          <w:lang w:val="en-US"/>
        </w:rPr>
        <w:t>Storage</w:t>
      </w:r>
    </w:p>
    <w:p w14:paraId="077328FA" w14:textId="77777777" w:rsidR="00F76C57" w:rsidRDefault="00CB7C69" w:rsidP="00F76C57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A3" wp14:editId="07732AA4">
                <wp:extent cx="5886450" cy="295275"/>
                <wp:effectExtent l="0" t="0" r="19050" b="28575"/>
                <wp:docPr id="4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EC" w14:textId="77777777" w:rsidR="00E97363" w:rsidRPr="003960AB" w:rsidRDefault="00CB7C69" w:rsidP="002E6BB3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tar –xf ./date.tar 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A3" id="_x0000_s1061" type="#_x0000_t202" style="width:463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" fillcolor="#eeece1 [3214]">
                <v:textbox>
                  <w:txbxContent>
                    <w:p w14:paraId="07732BEC" w14:textId="77777777" w:rsidR="00E97363" w:rsidRPr="003960AB" w:rsidRDefault="00CB7C69" w:rsidP="002E6BB3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tar –xf ./date.tar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FB" w14:textId="77777777" w:rsidR="009E6A58" w:rsidRPr="009E6A58" w:rsidRDefault="00CB7C69" w:rsidP="009E6A58">
      <w:r>
        <w:t xml:space="preserve">Создайте директорию для хранения файлов конфигураций </w:t>
      </w:r>
      <w:r>
        <w:rPr>
          <w:lang w:val="en-US"/>
        </w:rPr>
        <w:t>WSS</w:t>
      </w:r>
      <w:r w:rsidRPr="009E6A58">
        <w:t xml:space="preserve"> </w:t>
      </w:r>
      <w:r>
        <w:rPr>
          <w:lang w:val="en-US"/>
        </w:rPr>
        <w:t>Storage</w:t>
      </w:r>
    </w:p>
    <w:p w14:paraId="077328FC" w14:textId="77777777" w:rsidR="009E6A58" w:rsidRDefault="00CB7C69" w:rsidP="009E6A58"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07732AA5" wp14:editId="07732AA6">
                <wp:extent cx="5886450" cy="295275"/>
                <wp:effectExtent l="0" t="0" r="19050" b="28575"/>
                <wp:docPr id="5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ED" w14:textId="77777777" w:rsidR="00E97363" w:rsidRPr="003960AB" w:rsidRDefault="00CB7C69" w:rsidP="009E6A58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mkdir -p /opt/wss/storage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A5" id="_x0000_s1062" type="#_x0000_t202" style="width:463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" fillcolor="#eeece1 [3214]">
                <v:textbox>
                  <w:txbxContent>
                    <w:p w14:paraId="07732BED" w14:textId="77777777" w:rsidR="00E97363" w:rsidRPr="003960AB" w:rsidRDefault="00CB7C69" w:rsidP="009E6A58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mkdir -p /opt/wss/storage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8FD" w14:textId="77777777" w:rsidR="009E6A58" w:rsidRDefault="00CB7C69" w:rsidP="009E6A58">
      <w:r>
        <w:t>Загрузите или создайте три файла, что приложены в данном документе:</w:t>
      </w:r>
    </w:p>
    <w:p w14:paraId="077328FE" w14:textId="77777777" w:rsidR="009E6A58" w:rsidRDefault="00CB7C69" w:rsidP="000E6A4E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docker-compose.yaml</w:t>
      </w:r>
    </w:p>
    <w:p w14:paraId="077328FF" w14:textId="42F2365B" w:rsidR="0030492A" w:rsidRDefault="00833BDA" w:rsidP="0030492A">
      <w:pPr>
        <w:pStyle w:val="ListParagraph"/>
        <w:rPr>
          <w:lang w:val="en-US"/>
        </w:rPr>
      </w:pPr>
      <w:ins w:id="210" w:author="Сколевой Егор" w:date="2024-04-25T14:42:00Z">
        <w:r>
          <w:rPr>
            <w:lang w:val="en-US"/>
          </w:rPr>
          <w:object w:dxaOrig="1530" w:dyaOrig="1000" w14:anchorId="611C1EA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76.5pt;height:50.25pt" o:ole="">
              <v:imagedata r:id="rId17" o:title=""/>
            </v:shape>
            <o:OLEObject Type="Embed" ProgID="Package" ShapeID="_x0000_i1025" DrawAspect="Icon" ObjectID="_1794312007" r:id="rId18"/>
          </w:object>
        </w:r>
      </w:ins>
      <w:del w:id="211" w:author="Сколевой Егор" w:date="2024-04-25T14:42:00Z">
        <w:r w:rsidR="00CB7C69" w:rsidDel="00833BDA">
          <w:rPr>
            <w:lang w:val="en-US"/>
          </w:rPr>
          <w:object w:dxaOrig="1545" w:dyaOrig="1005" w14:anchorId="07732AA7">
            <v:shape id="_x0000_i1026" type="#_x0000_t75" style="width:77.25pt;height:50.25pt" o:ole="" o:oleicon="t">
              <v:imagedata r:id="rId19" o:title=""/>
            </v:shape>
            <o:OLEObject Type="Embed" ProgID="Package" ShapeID="_x0000_i1026" DrawAspect="Icon" ObjectID="_1794312008" r:id="rId20"/>
          </w:object>
        </w:r>
      </w:del>
    </w:p>
    <w:p w14:paraId="07732900" w14:textId="77777777" w:rsidR="009E6A58" w:rsidRDefault="00CB7C69" w:rsidP="000E6A4E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nginx.conf</w:t>
      </w:r>
    </w:p>
    <w:p w14:paraId="07732901" w14:textId="5A11B74B" w:rsidR="0030492A" w:rsidRDefault="00833BDA" w:rsidP="0030492A">
      <w:pPr>
        <w:pStyle w:val="ListParagraph"/>
        <w:rPr>
          <w:lang w:val="en-US"/>
        </w:rPr>
      </w:pPr>
      <w:ins w:id="212" w:author="Сколевой Егор" w:date="2024-04-25T14:42:00Z">
        <w:r>
          <w:rPr>
            <w:lang w:val="en-US"/>
          </w:rPr>
          <w:object w:dxaOrig="1530" w:dyaOrig="1000" w14:anchorId="74B1917C">
            <v:shape id="_x0000_i1027" type="#_x0000_t75" style="width:76.5pt;height:50.25pt" o:ole="">
              <v:imagedata r:id="rId21" o:title=""/>
            </v:shape>
            <o:OLEObject Type="Embed" ProgID="Package" ShapeID="_x0000_i1027" DrawAspect="Icon" ObjectID="_1794312009" r:id="rId22"/>
          </w:object>
        </w:r>
      </w:ins>
      <w:del w:id="213" w:author="Сколевой Егор" w:date="2024-04-25T14:42:00Z">
        <w:r w:rsidR="00CB7C69" w:rsidDel="00833BDA">
          <w:rPr>
            <w:lang w:val="en-US"/>
          </w:rPr>
          <w:object w:dxaOrig="1545" w:dyaOrig="1005" w14:anchorId="07732AA8">
            <v:shape id="_x0000_i1028" type="#_x0000_t75" style="width:77.25pt;height:50.25pt" o:ole="" o:oleicon="t">
              <v:imagedata r:id="rId23" o:title=""/>
            </v:shape>
            <o:OLEObject Type="Embed" ProgID="Package" ShapeID="_x0000_i1028" DrawAspect="Icon" ObjectID="_1794312010" r:id="rId24"/>
          </w:object>
        </w:r>
      </w:del>
    </w:p>
    <w:p w14:paraId="07732902" w14:textId="77777777" w:rsidR="0030492A" w:rsidRDefault="00CB7C69" w:rsidP="000E6A4E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appsettings.json</w:t>
      </w:r>
    </w:p>
    <w:p w14:paraId="07732903" w14:textId="3DD47A5A" w:rsidR="009E6A58" w:rsidRPr="009E6A58" w:rsidRDefault="008125F5" w:rsidP="0030492A">
      <w:pPr>
        <w:pStyle w:val="ListParagraph"/>
        <w:rPr>
          <w:lang w:val="en-US"/>
        </w:rPr>
      </w:pPr>
      <w:ins w:id="214" w:author="Сколевой Егор" w:date="2024-05-20T17:53:00Z">
        <w:r>
          <w:rPr>
            <w:lang w:val="en-US"/>
          </w:rPr>
          <w:object w:dxaOrig="1544" w:dyaOrig="998" w14:anchorId="1B66A6BD">
            <v:shape id="_x0000_i1029" type="#_x0000_t75" style="width:77.25pt;height:50.25pt" o:ole="">
              <v:imagedata r:id="rId25" o:title=""/>
            </v:shape>
            <o:OLEObject Type="Embed" ProgID="Package" ShapeID="_x0000_i1029" DrawAspect="Icon" ObjectID="_1794312011" r:id="rId26"/>
          </w:object>
        </w:r>
      </w:ins>
      <w:del w:id="215" w:author="Сколевой Егор" w:date="2024-05-20T17:53:00Z">
        <w:r w:rsidR="00CB7C69" w:rsidDel="008125F5">
          <w:rPr>
            <w:lang w:val="en-US"/>
          </w:rPr>
          <w:object w:dxaOrig="1545" w:dyaOrig="1005" w14:anchorId="07732AA9">
            <v:shape id="_x0000_i1030" type="#_x0000_t75" style="width:77.25pt;height:50.25pt" o:ole="" o:oleicon="t">
              <v:imagedata r:id="rId27" o:title=""/>
            </v:shape>
            <o:OLEObject Type="Embed" ProgID="Package" ShapeID="_x0000_i1030" DrawAspect="Icon" ObjectID="_1794312012" r:id="rId28"/>
          </w:object>
        </w:r>
      </w:del>
    </w:p>
    <w:p w14:paraId="07732904" w14:textId="77777777" w:rsidR="00957387" w:rsidRPr="0030492A" w:rsidRDefault="00CB7C69" w:rsidP="000E6A4E">
      <w:pPr>
        <w:pStyle w:val="ListParagraph"/>
        <w:numPr>
          <w:ilvl w:val="0"/>
          <w:numId w:val="9"/>
        </w:numPr>
        <w:spacing w:after="160" w:line="259" w:lineRule="auto"/>
        <w:jc w:val="left"/>
        <w:rPr>
          <w:lang w:val="en-US"/>
        </w:rPr>
      </w:pPr>
      <w:r>
        <w:t>Отредактируйте</w:t>
      </w:r>
      <w:r w:rsidRPr="0030492A">
        <w:rPr>
          <w:lang w:val="en-US"/>
        </w:rPr>
        <w:t xml:space="preserve"> </w:t>
      </w:r>
      <w:r>
        <w:t>файл</w:t>
      </w:r>
      <w:r w:rsidRPr="0030492A">
        <w:rPr>
          <w:lang w:val="en-US"/>
        </w:rPr>
        <w:t xml:space="preserve"> </w:t>
      </w:r>
      <w:r>
        <w:t>конфигурации</w:t>
      </w:r>
      <w:r w:rsidRPr="0030492A">
        <w:rPr>
          <w:lang w:val="en-US"/>
        </w:rPr>
        <w:t xml:space="preserve"> </w:t>
      </w:r>
      <w:r>
        <w:t>приложения</w:t>
      </w:r>
      <w:r w:rsidRPr="0030492A">
        <w:rPr>
          <w:lang w:val="en-US"/>
        </w:rPr>
        <w:t xml:space="preserve"> </w:t>
      </w:r>
      <w:r>
        <w:t>хранилища</w:t>
      </w:r>
      <w:r w:rsidRPr="0030492A">
        <w:rPr>
          <w:lang w:val="en-US"/>
        </w:rPr>
        <w:t xml:space="preserve"> </w:t>
      </w:r>
      <w:r w:rsidRPr="0030492A">
        <w:rPr>
          <w:b/>
          <w:lang w:val="en-US"/>
        </w:rPr>
        <w:t>/opt/wss/storage/appsettings.json</w:t>
      </w:r>
      <w:r w:rsidRPr="0030492A">
        <w:rPr>
          <w:lang w:val="en-US"/>
        </w:rPr>
        <w:t>:</w:t>
      </w:r>
    </w:p>
    <w:p w14:paraId="07732905" w14:textId="77777777" w:rsidR="00967FCB" w:rsidRPr="002D332B" w:rsidRDefault="00CB7C69" w:rsidP="002D332B">
      <w:pPr>
        <w:pStyle w:val="ListParagraph"/>
        <w:spacing w:after="160" w:line="259" w:lineRule="auto"/>
        <w:jc w:val="left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AA" wp14:editId="07732AAB">
                <wp:extent cx="5429250" cy="333375"/>
                <wp:effectExtent l="0" t="0" r="19050" b="28575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3333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EE" w14:textId="77777777" w:rsidR="00E97363" w:rsidRPr="00967FCB" w:rsidRDefault="00CB7C69" w:rsidP="00967FCB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sudo nano /opt/wss/storage/appsettings.json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AA" id="_x0000_s1063" type="#_x0000_t202" style="width:427.5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" fillcolor="#eeece1 [3214]">
                <v:textbox>
                  <w:txbxContent>
                    <w:p w14:paraId="07732BEE" w14:textId="77777777" w:rsidR="00E97363" w:rsidRPr="00967FCB" w:rsidRDefault="00CB7C69" w:rsidP="00967FCB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sudo nano /opt/wss/storage/appsettings.json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06" w14:textId="77777777" w:rsidR="0030492A" w:rsidRPr="0030492A" w:rsidRDefault="00CB7C69" w:rsidP="000E6A4E">
      <w:pPr>
        <w:pStyle w:val="ListParagraph"/>
        <w:numPr>
          <w:ilvl w:val="1"/>
          <w:numId w:val="9"/>
        </w:numPr>
        <w:spacing w:after="160" w:line="259" w:lineRule="auto"/>
        <w:jc w:val="left"/>
        <w:rPr>
          <w:lang w:val="en-US"/>
        </w:rPr>
      </w:pPr>
      <w:r>
        <w:t>Укажите значение для «</w:t>
      </w:r>
      <w:r w:rsidRPr="0030492A">
        <w:rPr>
          <w:color w:val="0070C0"/>
          <w:lang w:val="en-US"/>
        </w:rPr>
        <w:t>Service: ContentDeliveryHost</w:t>
      </w:r>
      <w:r>
        <w:t>»</w:t>
      </w:r>
    </w:p>
    <w:p w14:paraId="07732907" w14:textId="77777777" w:rsidR="0030492A" w:rsidRPr="0030492A" w:rsidRDefault="00CB7C69" w:rsidP="0030492A">
      <w:pPr>
        <w:pStyle w:val="ListParagraph"/>
        <w:spacing w:after="160" w:line="259" w:lineRule="auto"/>
        <w:ind w:left="1440"/>
        <w:jc w:val="left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AC" wp14:editId="07732AAD">
                <wp:extent cx="4972050" cy="763325"/>
                <wp:effectExtent l="0" t="0" r="19050" b="17780"/>
                <wp:docPr id="56" name="Надпись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2050" cy="7633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EF" w14:textId="77777777" w:rsidR="00E97363" w:rsidRPr="0030492A" w:rsidRDefault="00CB7C69" w:rsidP="0030492A">
                            <w:pP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30492A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ab/>
                            </w:r>
                            <w:r w:rsidRPr="0030492A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ab/>
                              <w:t>"ContentDeliveryHost"</w:t>
                            </w:r>
                            <w:r w:rsidRPr="0030492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</w:t>
                            </w:r>
                            <w:r w:rsidRPr="0030492A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30492A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"http://change_me_storage_server.domain.loc:7000/"</w:t>
                            </w:r>
                          </w:p>
                          <w:p w14:paraId="07732BF0" w14:textId="77777777" w:rsidR="00E97363" w:rsidRPr="00F0202C" w:rsidRDefault="00CB7C69" w:rsidP="0030492A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0492A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ab/>
                              <w:t>},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AC" id="Надпись 56" o:spid="_x0000_s1064" type="#_x0000_t202" style="width:391.5pt;height:6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" fillcolor="#eeece1 [3214]">
                <v:textbox>
                  <w:txbxContent>
                    <w:p w14:paraId="07732BEF" w14:textId="77777777" w:rsidR="00E97363" w:rsidRPr="0030492A" w:rsidRDefault="00CB7C69" w:rsidP="0030492A">
                      <w:pP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30492A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ab/>
                      </w:r>
                      <w:r w:rsidRPr="0030492A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ab/>
                        <w:t>"ContentDeliveryHost"</w:t>
                      </w:r>
                      <w:r w:rsidRPr="0030492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</w:t>
                      </w:r>
                      <w:r w:rsidRPr="0030492A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 </w:t>
                      </w:r>
                      <w:r w:rsidRPr="0030492A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"http://change_me_storage_server.domain.loc:7000/"</w:t>
                      </w:r>
                    </w:p>
                    <w:p w14:paraId="07732BF0" w14:textId="77777777" w:rsidR="00E97363" w:rsidRPr="00F0202C" w:rsidRDefault="00CB7C69" w:rsidP="0030492A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0492A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ab/>
                        <w:t>},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08" w14:textId="77777777" w:rsidR="00957387" w:rsidRPr="0030492A" w:rsidRDefault="00CB7C69" w:rsidP="000E6A4E">
      <w:pPr>
        <w:pStyle w:val="ListParagraph"/>
        <w:numPr>
          <w:ilvl w:val="1"/>
          <w:numId w:val="9"/>
        </w:numPr>
        <w:spacing w:after="160" w:line="259" w:lineRule="auto"/>
        <w:jc w:val="left"/>
        <w:rPr>
          <w:lang w:val="en-US"/>
        </w:rPr>
      </w:pPr>
      <w:r>
        <w:t>Установите</w:t>
      </w:r>
      <w:r w:rsidRPr="0030492A">
        <w:rPr>
          <w:lang w:val="en-US"/>
        </w:rPr>
        <w:t xml:space="preserve"> </w:t>
      </w:r>
      <w:r>
        <w:t>тип</w:t>
      </w:r>
      <w:r w:rsidRPr="0030492A">
        <w:rPr>
          <w:lang w:val="en-US"/>
        </w:rPr>
        <w:t xml:space="preserve"> </w:t>
      </w:r>
      <w:r>
        <w:t>СУБД</w:t>
      </w:r>
      <w:r w:rsidRPr="0030492A">
        <w:rPr>
          <w:lang w:val="en-US"/>
        </w:rPr>
        <w:t xml:space="preserve"> </w:t>
      </w:r>
      <w:r>
        <w:t>метаданных</w:t>
      </w:r>
      <w:r w:rsidRPr="0030492A">
        <w:rPr>
          <w:lang w:val="en-US"/>
        </w:rPr>
        <w:t xml:space="preserve"> </w:t>
      </w:r>
      <w:r>
        <w:t>хранилища</w:t>
      </w:r>
      <w:r w:rsidRPr="0030492A">
        <w:rPr>
          <w:lang w:val="en-US"/>
        </w:rPr>
        <w:t xml:space="preserve"> </w:t>
      </w:r>
      <w:r>
        <w:t>в</w:t>
      </w:r>
      <w:r w:rsidRPr="0030492A">
        <w:rPr>
          <w:lang w:val="en-US"/>
        </w:rPr>
        <w:t xml:space="preserve"> </w:t>
      </w:r>
      <w:r>
        <w:t>значение</w:t>
      </w:r>
      <w:r w:rsidRPr="0030492A">
        <w:rPr>
          <w:lang w:val="en-US"/>
        </w:rPr>
        <w:t xml:space="preserve"> «</w:t>
      </w:r>
      <w:r w:rsidRPr="00972716">
        <w:rPr>
          <w:b/>
          <w:color w:val="7030A0"/>
          <w:lang w:val="en-US"/>
        </w:rPr>
        <w:t>PostgreSQL</w:t>
      </w:r>
      <w:r w:rsidRPr="0030492A">
        <w:rPr>
          <w:lang w:val="en-US"/>
        </w:rPr>
        <w:t xml:space="preserve">» </w:t>
      </w:r>
      <w:r>
        <w:t>для</w:t>
      </w:r>
      <w:r w:rsidRPr="0030492A">
        <w:rPr>
          <w:lang w:val="en-US"/>
        </w:rPr>
        <w:t xml:space="preserve"> </w:t>
      </w:r>
      <w:r>
        <w:t>ключа</w:t>
      </w:r>
      <w:r w:rsidRPr="0030492A">
        <w:rPr>
          <w:lang w:val="en-US"/>
        </w:rPr>
        <w:t xml:space="preserve"> </w:t>
      </w:r>
      <w:r>
        <w:t>конфигурации</w:t>
      </w:r>
      <w:r w:rsidRPr="0030492A">
        <w:rPr>
          <w:lang w:val="en-US"/>
        </w:rPr>
        <w:t xml:space="preserve"> «</w:t>
      </w:r>
      <w:r w:rsidRPr="002D332B">
        <w:rPr>
          <w:color w:val="0070C0"/>
          <w:lang w:val="en-US"/>
        </w:rPr>
        <w:t>StorageMetadata</w:t>
      </w:r>
      <w:r w:rsidRPr="0030492A">
        <w:rPr>
          <w:color w:val="0070C0"/>
          <w:lang w:val="en-US"/>
        </w:rPr>
        <w:t>:</w:t>
      </w:r>
      <w:r w:rsidR="004C3091" w:rsidRPr="0030492A">
        <w:rPr>
          <w:color w:val="0070C0"/>
          <w:lang w:val="en-US"/>
        </w:rPr>
        <w:t xml:space="preserve"> </w:t>
      </w:r>
      <w:r w:rsidRPr="002D332B">
        <w:rPr>
          <w:color w:val="0070C0"/>
          <w:lang w:val="en-US"/>
        </w:rPr>
        <w:t>DatabaseType</w:t>
      </w:r>
      <w:r w:rsidRPr="0030492A">
        <w:rPr>
          <w:lang w:val="en-US"/>
        </w:rPr>
        <w:t>».</w:t>
      </w:r>
    </w:p>
    <w:p w14:paraId="07732909" w14:textId="77777777" w:rsidR="00E1274D" w:rsidRDefault="00CB7C69" w:rsidP="000E6A4E">
      <w:pPr>
        <w:pStyle w:val="ListParagraph"/>
        <w:numPr>
          <w:ilvl w:val="1"/>
          <w:numId w:val="9"/>
        </w:numPr>
        <w:spacing w:after="160" w:line="259" w:lineRule="auto"/>
        <w:jc w:val="left"/>
      </w:pPr>
      <w:r>
        <w:t>В ключе конфигурации «</w:t>
      </w:r>
      <w:r w:rsidRPr="00972716">
        <w:rPr>
          <w:color w:val="0070C0"/>
        </w:rPr>
        <w:t>StorageMetadata:</w:t>
      </w:r>
      <w:r w:rsidR="004C3091" w:rsidRPr="00972716">
        <w:rPr>
          <w:color w:val="0070C0"/>
        </w:rPr>
        <w:t xml:space="preserve"> </w:t>
      </w:r>
      <w:r w:rsidRPr="00972716">
        <w:rPr>
          <w:color w:val="0070C0"/>
        </w:rPr>
        <w:t>ConnectionString</w:t>
      </w:r>
      <w:r>
        <w:t xml:space="preserve">» отредактируйте строку подключения </w:t>
      </w:r>
      <w:r w:rsidR="006C5A4E">
        <w:t xml:space="preserve">к </w:t>
      </w:r>
      <w:r>
        <w:t>базе данных</w:t>
      </w:r>
      <w:r w:rsidR="006C5A4E">
        <w:t xml:space="preserve">, для этого требуется </w:t>
      </w:r>
      <w:r w:rsidR="009263B8">
        <w:t>заменить</w:t>
      </w:r>
      <w:r>
        <w:t xml:space="preserve"> данные входа</w:t>
      </w:r>
      <w:r>
        <w:rPr>
          <w:rStyle w:val="FootnoteReference"/>
        </w:rPr>
        <w:footnoteReference w:id="6"/>
      </w:r>
      <w:r w:rsidR="006C5A4E">
        <w:t>:</w:t>
      </w:r>
    </w:p>
    <w:p w14:paraId="0773290A" w14:textId="77777777" w:rsidR="00E1274D" w:rsidRDefault="00CB7C69" w:rsidP="000E6A4E">
      <w:pPr>
        <w:pStyle w:val="ListParagraph"/>
        <w:numPr>
          <w:ilvl w:val="2"/>
          <w:numId w:val="9"/>
        </w:numPr>
        <w:spacing w:after="160" w:line="259" w:lineRule="auto"/>
        <w:jc w:val="left"/>
      </w:pPr>
      <w:r>
        <w:rPr>
          <w:lang w:val="en-US"/>
        </w:rPr>
        <w:t>Server</w:t>
      </w:r>
      <w:r w:rsidRPr="0055467D">
        <w:t xml:space="preserve"> – </w:t>
      </w:r>
      <w:r>
        <w:t>И</w:t>
      </w:r>
      <w:r w:rsidR="00957387">
        <w:t>мя сервера баз данных</w:t>
      </w:r>
      <w:r w:rsidR="00967FCB">
        <w:t xml:space="preserve"> в формате </w:t>
      </w:r>
      <w:r w:rsidR="00967FCB">
        <w:rPr>
          <w:lang w:val="en-US"/>
        </w:rPr>
        <w:t>FQDN</w:t>
      </w:r>
    </w:p>
    <w:p w14:paraId="0773290B" w14:textId="77777777" w:rsidR="00E1274D" w:rsidRDefault="00CB7C69" w:rsidP="000E6A4E">
      <w:pPr>
        <w:pStyle w:val="ListParagraph"/>
        <w:numPr>
          <w:ilvl w:val="2"/>
          <w:numId w:val="9"/>
        </w:numPr>
        <w:spacing w:after="160" w:line="259" w:lineRule="auto"/>
        <w:jc w:val="left"/>
      </w:pPr>
      <w:r>
        <w:rPr>
          <w:lang w:val="en-US"/>
        </w:rPr>
        <w:t>Port</w:t>
      </w:r>
      <w:r w:rsidRPr="0055467D">
        <w:t xml:space="preserve"> – </w:t>
      </w:r>
      <w:r>
        <w:t>порт подключения к серверу баз данных</w:t>
      </w:r>
      <w:r w:rsidRPr="0055467D">
        <w:t xml:space="preserve"> (</w:t>
      </w:r>
      <w:r>
        <w:t>по умолчанию 5432)</w:t>
      </w:r>
    </w:p>
    <w:p w14:paraId="0773290C" w14:textId="77777777" w:rsidR="00E1274D" w:rsidRPr="0055467D" w:rsidRDefault="00CB7C69" w:rsidP="000E6A4E">
      <w:pPr>
        <w:pStyle w:val="ListParagraph"/>
        <w:numPr>
          <w:ilvl w:val="2"/>
          <w:numId w:val="9"/>
        </w:numPr>
        <w:spacing w:after="160" w:line="259" w:lineRule="auto"/>
        <w:jc w:val="left"/>
        <w:rPr>
          <w:lang w:val="en-US"/>
        </w:rPr>
      </w:pPr>
      <w:r>
        <w:rPr>
          <w:lang w:val="en-US"/>
        </w:rPr>
        <w:t>Database</w:t>
      </w:r>
      <w:r w:rsidRPr="00E1274D">
        <w:rPr>
          <w:lang w:val="en-US"/>
        </w:rPr>
        <w:t xml:space="preserve"> –</w:t>
      </w:r>
      <w:r w:rsidR="00957387" w:rsidRPr="0055467D">
        <w:rPr>
          <w:lang w:val="en-US"/>
        </w:rPr>
        <w:t xml:space="preserve"> </w:t>
      </w:r>
      <w:r>
        <w:t>Имя</w:t>
      </w:r>
      <w:r w:rsidRPr="0055467D">
        <w:rPr>
          <w:lang w:val="en-US"/>
        </w:rPr>
        <w:t xml:space="preserve"> </w:t>
      </w:r>
      <w:r>
        <w:t>БД</w:t>
      </w:r>
      <w:r w:rsidRPr="0055467D">
        <w:rPr>
          <w:lang w:val="en-US"/>
        </w:rPr>
        <w:t xml:space="preserve"> </w:t>
      </w:r>
      <w:r>
        <w:t>для</w:t>
      </w:r>
      <w:r w:rsidRPr="0055467D">
        <w:rPr>
          <w:lang w:val="en-US"/>
        </w:rPr>
        <w:t xml:space="preserve"> </w:t>
      </w:r>
      <w:r>
        <w:t>хранилища</w:t>
      </w:r>
      <w:r w:rsidRPr="0055467D">
        <w:rPr>
          <w:lang w:val="en-US"/>
        </w:rPr>
        <w:t xml:space="preserve"> </w:t>
      </w:r>
      <w:r>
        <w:rPr>
          <w:lang w:val="en-US"/>
        </w:rPr>
        <w:t>WSS Storage (</w:t>
      </w:r>
      <w:r w:rsidR="00957387" w:rsidRPr="0055467D">
        <w:rPr>
          <w:b/>
          <w:color w:val="7030A0"/>
          <w:lang w:val="en-US"/>
        </w:rPr>
        <w:t>DBF_Storage</w:t>
      </w:r>
      <w:r>
        <w:rPr>
          <w:b/>
          <w:color w:val="7030A0"/>
          <w:lang w:val="en-US"/>
        </w:rPr>
        <w:t>)</w:t>
      </w:r>
    </w:p>
    <w:p w14:paraId="0773290D" w14:textId="77777777" w:rsidR="00E1274D" w:rsidRDefault="00CB7C69" w:rsidP="000E6A4E">
      <w:pPr>
        <w:pStyle w:val="ListParagraph"/>
        <w:numPr>
          <w:ilvl w:val="2"/>
          <w:numId w:val="9"/>
        </w:numPr>
        <w:spacing w:after="160" w:line="259" w:lineRule="auto"/>
        <w:jc w:val="left"/>
      </w:pPr>
      <w:r>
        <w:rPr>
          <w:lang w:val="en-US"/>
        </w:rPr>
        <w:t>User</w:t>
      </w:r>
      <w:r w:rsidRPr="0055467D">
        <w:t xml:space="preserve"> </w:t>
      </w:r>
      <w:r>
        <w:rPr>
          <w:lang w:val="en-US"/>
        </w:rPr>
        <w:t>Id</w:t>
      </w:r>
      <w:r w:rsidRPr="0055467D">
        <w:t xml:space="preserve"> </w:t>
      </w:r>
      <w:r>
        <w:t>–</w:t>
      </w:r>
      <w:r w:rsidRPr="0055467D">
        <w:t xml:space="preserve"> </w:t>
      </w:r>
      <w:r w:rsidR="00957387">
        <w:t>логин</w:t>
      </w:r>
      <w:r w:rsidRPr="0055467D">
        <w:t xml:space="preserve"> </w:t>
      </w:r>
      <w:r w:rsidR="00D40B54">
        <w:t xml:space="preserve">от созданной </w:t>
      </w:r>
      <w:r>
        <w:t>УЗ</w:t>
      </w:r>
      <w:r>
        <w:rPr>
          <w:rStyle w:val="FootnoteReference"/>
        </w:rPr>
        <w:footnoteReference w:id="7"/>
      </w:r>
    </w:p>
    <w:p w14:paraId="0773290E" w14:textId="77777777" w:rsidR="005A3BE7" w:rsidRDefault="00CB7C69" w:rsidP="000E6A4E">
      <w:pPr>
        <w:pStyle w:val="ListParagraph"/>
        <w:numPr>
          <w:ilvl w:val="2"/>
          <w:numId w:val="9"/>
        </w:numPr>
        <w:spacing w:after="160" w:line="259" w:lineRule="auto"/>
        <w:jc w:val="left"/>
      </w:pPr>
      <w:r>
        <w:rPr>
          <w:lang w:val="en-US"/>
        </w:rPr>
        <w:t>Password</w:t>
      </w:r>
      <w:r w:rsidRPr="0055467D">
        <w:t xml:space="preserve"> - </w:t>
      </w:r>
      <w:r w:rsidR="00957387">
        <w:t xml:space="preserve">пароль </w:t>
      </w:r>
      <w:r w:rsidR="00D40B54">
        <w:t xml:space="preserve">от созданной </w:t>
      </w:r>
      <w:r>
        <w:t>УЗ</w:t>
      </w:r>
    </w:p>
    <w:p w14:paraId="0773290F" w14:textId="77777777" w:rsidR="00957387" w:rsidRDefault="00CB7C69" w:rsidP="0055467D">
      <w:pPr>
        <w:spacing w:after="160" w:line="259" w:lineRule="auto"/>
        <w:ind w:left="1418"/>
        <w:jc w:val="left"/>
      </w:pPr>
      <w:r>
        <w:t>Строка должна получить следующий вид:</w:t>
      </w:r>
    </w:p>
    <w:p w14:paraId="07732910" w14:textId="77777777" w:rsidR="00957387" w:rsidRDefault="00CB7C69" w:rsidP="00957387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AE" wp14:editId="07732AAF">
                <wp:extent cx="5886450" cy="838200"/>
                <wp:effectExtent l="0" t="0" r="19050" b="19050"/>
                <wp:docPr id="193" name="Надпись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838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F1" w14:textId="77777777" w:rsidR="00E97363" w:rsidRDefault="00CB7C69" w:rsidP="00957387">
                            <w:pPr>
                              <w:contextualSpacing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"DatabaseType"</w:t>
                            </w:r>
                            <w:r w:rsidRPr="00EC3512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"PostgreSQL",</w:t>
                            </w:r>
                          </w:p>
                          <w:p w14:paraId="07732BF2" w14:textId="77777777" w:rsidR="00E97363" w:rsidRPr="00972716" w:rsidRDefault="00CB7C69" w:rsidP="00957387">
                            <w:pPr>
                              <w:jc w:val="left"/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"ConnectionString"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"Server=</w:t>
                            </w:r>
                            <w:r w:rsidRPr="0030492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30492A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change_me_database_server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.domain.loc;Port=5432;Database=DBF_Storage;User Id=</w:t>
                            </w:r>
                            <w:r w:rsidRPr="0030492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30492A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change_me_username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;Password=</w:t>
                            </w:r>
                            <w:r w:rsidRPr="0030492A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change_me_password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;CommandTimeout=60"</w:t>
                            </w:r>
                          </w:p>
                          <w:p w14:paraId="07732BF3" w14:textId="77777777" w:rsidR="00E97363" w:rsidRPr="00F0202C" w:rsidRDefault="00E97363" w:rsidP="00957387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AE" id="Надпись 193" o:spid="_x0000_s1065" type="#_x0000_t202" style="width:463.5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" fillcolor="#eeece1 [3214]">
                <v:textbox>
                  <w:txbxContent>
                    <w:p w14:paraId="07732BF1" w14:textId="77777777" w:rsidR="00E97363" w:rsidRDefault="00CB7C69" w:rsidP="00957387">
                      <w:pPr>
                        <w:contextualSpacing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"DatabaseType"</w:t>
                      </w:r>
                      <w:r w:rsidRPr="00EC3512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: 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"PostgreSQL",</w:t>
                      </w:r>
                    </w:p>
                    <w:p w14:paraId="07732BF2" w14:textId="77777777" w:rsidR="00E97363" w:rsidRPr="00972716" w:rsidRDefault="00CB7C69" w:rsidP="00957387">
                      <w:pPr>
                        <w:jc w:val="left"/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"ConnectionString"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: 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"Server=</w:t>
                      </w:r>
                      <w:r w:rsidRPr="0030492A">
                        <w:rPr>
                          <w:lang w:val="en-US"/>
                        </w:rPr>
                        <w:t xml:space="preserve"> </w:t>
                      </w:r>
                      <w:r w:rsidRPr="0030492A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change_me_database_server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.domain.loc;Port=5432;Database=DBF_Storage;User Id=</w:t>
                      </w:r>
                      <w:r w:rsidRPr="0030492A">
                        <w:rPr>
                          <w:lang w:val="en-US"/>
                        </w:rPr>
                        <w:t xml:space="preserve"> </w:t>
                      </w:r>
                      <w:r w:rsidRPr="0030492A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change_me_username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;Password=</w:t>
                      </w:r>
                      <w:r w:rsidRPr="0030492A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change_me_password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;CommandTimeout=60"</w:t>
                      </w:r>
                    </w:p>
                    <w:p w14:paraId="07732BF3" w14:textId="77777777" w:rsidR="00E97363" w:rsidRPr="00F0202C" w:rsidRDefault="00E97363" w:rsidP="00957387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11" w14:textId="77777777" w:rsidR="009263B8" w:rsidRDefault="00CB7C69" w:rsidP="000E6A4E">
      <w:pPr>
        <w:pStyle w:val="ListParagraph"/>
        <w:numPr>
          <w:ilvl w:val="0"/>
          <w:numId w:val="23"/>
        </w:numPr>
      </w:pPr>
      <w:r>
        <w:lastRenderedPageBreak/>
        <w:t>В</w:t>
      </w:r>
      <w:r w:rsidRPr="009263B8">
        <w:t xml:space="preserve"> </w:t>
      </w:r>
      <w:r>
        <w:t>ключе</w:t>
      </w:r>
      <w:r w:rsidRPr="009263B8">
        <w:t xml:space="preserve"> </w:t>
      </w:r>
      <w:r>
        <w:t>конфигурации</w:t>
      </w:r>
      <w:r w:rsidRPr="009263B8">
        <w:t xml:space="preserve"> «</w:t>
      </w:r>
      <w:r>
        <w:rPr>
          <w:color w:val="0070C0"/>
          <w:lang w:val="en-US"/>
        </w:rPr>
        <w:t>StorageEngine</w:t>
      </w:r>
      <w:r w:rsidRPr="0055467D">
        <w:rPr>
          <w:color w:val="0070C0"/>
        </w:rPr>
        <w:t xml:space="preserve">: </w:t>
      </w:r>
      <w:r>
        <w:rPr>
          <w:color w:val="0070C0"/>
          <w:lang w:val="en-US"/>
        </w:rPr>
        <w:t>CurrentStorage</w:t>
      </w:r>
      <w:r w:rsidRPr="009263B8">
        <w:t>»</w:t>
      </w:r>
      <w:r>
        <w:t xml:space="preserve">, укажите </w:t>
      </w:r>
      <w:r>
        <w:rPr>
          <w:lang w:val="en-US"/>
        </w:rPr>
        <w:t>FQND</w:t>
      </w:r>
      <w:r w:rsidRPr="0055467D">
        <w:t xml:space="preserve"> </w:t>
      </w:r>
      <w:r>
        <w:t>Имя текущего сервера</w:t>
      </w:r>
    </w:p>
    <w:p w14:paraId="07732912" w14:textId="77777777" w:rsidR="00967FCB" w:rsidRPr="009263B8" w:rsidRDefault="00CB7C69" w:rsidP="002D332B">
      <w:pPr>
        <w:pStyle w:val="ListParagraph"/>
        <w:ind w:left="144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B0" wp14:editId="07732AB1">
                <wp:extent cx="4972050" cy="971550"/>
                <wp:effectExtent l="0" t="0" r="19050" b="19050"/>
                <wp:docPr id="34" name="Надпись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2050" cy="9715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F4" w14:textId="77777777" w:rsidR="00E97363" w:rsidRPr="00967FCB" w:rsidRDefault="00CB7C69" w:rsidP="00967FCB">
                            <w:pP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967FCB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        "StorageEngine": {</w:t>
                            </w:r>
                          </w:p>
                          <w:p w14:paraId="07732BF5" w14:textId="77777777" w:rsidR="00E97363" w:rsidRPr="00967FCB" w:rsidRDefault="00CB7C69" w:rsidP="00967FCB">
                            <w:pP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967FCB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                "CurrentStorage": </w:t>
                            </w:r>
                            <w:r w:rsidRPr="002D332B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change_me_storage_server</w:t>
                            </w:r>
                            <w:r w:rsidRPr="002D332B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.domain.loc"</w:t>
                            </w:r>
                          </w:p>
                          <w:p w14:paraId="07732BF6" w14:textId="77777777" w:rsidR="00E97363" w:rsidRPr="00F0202C" w:rsidRDefault="00CB7C69" w:rsidP="00967FCB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67FCB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        },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B0" id="Надпись 34" o:spid="_x0000_s1066" type="#_x0000_t202" style="width:391.5pt;height: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" fillcolor="#eeece1 [3214]">
                <v:textbox>
                  <w:txbxContent>
                    <w:p w14:paraId="07732BF4" w14:textId="77777777" w:rsidR="00E97363" w:rsidRPr="00967FCB" w:rsidRDefault="00CB7C69" w:rsidP="00967FCB">
                      <w:pP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967FCB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        "StorageEngine": {</w:t>
                      </w:r>
                    </w:p>
                    <w:p w14:paraId="07732BF5" w14:textId="77777777" w:rsidR="00E97363" w:rsidRPr="00967FCB" w:rsidRDefault="00CB7C69" w:rsidP="00967FCB">
                      <w:pP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967FCB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                "CurrentStorage": </w:t>
                      </w:r>
                      <w:r w:rsidRPr="002D332B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"</w:t>
                      </w:r>
                      <w:r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change_me_storage_server</w:t>
                      </w:r>
                      <w:r w:rsidRPr="002D332B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.domain.loc"</w:t>
                      </w:r>
                    </w:p>
                    <w:p w14:paraId="07732BF6" w14:textId="77777777" w:rsidR="00E97363" w:rsidRPr="00F0202C" w:rsidRDefault="00CB7C69" w:rsidP="00967FCB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67FCB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        },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13" w14:textId="77777777" w:rsidR="00957387" w:rsidRDefault="00CB7C69" w:rsidP="000E6A4E">
      <w:pPr>
        <w:pStyle w:val="ListParagraph"/>
        <w:numPr>
          <w:ilvl w:val="1"/>
          <w:numId w:val="9"/>
        </w:numPr>
        <w:spacing w:after="160" w:line="259" w:lineRule="auto"/>
        <w:jc w:val="left"/>
      </w:pPr>
      <w:r>
        <w:t>Удостоверьтесь в наличии или добавьте настройку для логических папок хранилища «</w:t>
      </w:r>
      <w:r w:rsidRPr="00972716">
        <w:rPr>
          <w:color w:val="7030A0"/>
        </w:rPr>
        <w:t>/default</w:t>
      </w:r>
      <w:r>
        <w:t>»</w:t>
      </w:r>
      <w:r w:rsidRPr="006B7842">
        <w:t xml:space="preserve">, </w:t>
      </w:r>
      <w:r>
        <w:t>«</w:t>
      </w:r>
      <w:r w:rsidRPr="00972716">
        <w:rPr>
          <w:color w:val="7030A0"/>
        </w:rPr>
        <w:t>/documents</w:t>
      </w:r>
      <w:r>
        <w:t>»</w:t>
      </w:r>
      <w:r w:rsidRPr="006B7842">
        <w:t xml:space="preserve">, </w:t>
      </w:r>
      <w:r>
        <w:t>«</w:t>
      </w:r>
      <w:r w:rsidRPr="00972716">
        <w:rPr>
          <w:color w:val="7030A0"/>
        </w:rPr>
        <w:t>/previews</w:t>
      </w:r>
      <w:r>
        <w:t>»:</w:t>
      </w:r>
    </w:p>
    <w:p w14:paraId="07732914" w14:textId="77777777" w:rsidR="00957387" w:rsidRPr="004E3EA9" w:rsidRDefault="00CB7C69" w:rsidP="00957387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B2" wp14:editId="07732AB3">
                <wp:extent cx="5886450" cy="3085106"/>
                <wp:effectExtent l="0" t="0" r="19050" b="20320"/>
                <wp:docPr id="198" name="Надпись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3085106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BF7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"Storage": </w:t>
                            </w: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07732BF8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"AllowMetadataRestoring"</w:t>
                            </w: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true,</w:t>
                            </w:r>
                          </w:p>
                          <w:p w14:paraId="07732BF9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"DefaultUseCompression"</w:t>
                            </w: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false,</w:t>
                            </w:r>
                          </w:p>
                          <w:p w14:paraId="07732BFA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"DefaultCryptoAdapter":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"",</w:t>
                            </w:r>
                          </w:p>
                          <w:p w14:paraId="07732BFB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"BlobContainers": </w:t>
                            </w: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[</w:t>
                            </w:r>
                          </w:p>
                          <w:p w14:paraId="07732BFC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07732BFD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      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"Name"</w:t>
                            </w: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"default",</w:t>
                            </w:r>
                          </w:p>
                          <w:p w14:paraId="07732BFE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      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"FolderUrl":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"/Default",</w:t>
                            </w:r>
                          </w:p>
                          <w:p w14:paraId="07732BFF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      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"Path":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"/containers/default"</w:t>
                            </w:r>
                          </w:p>
                          <w:p w14:paraId="07732C00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},</w:t>
                            </w:r>
                          </w:p>
                          <w:p w14:paraId="07732C01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07732C02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      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"Name":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"documents",</w:t>
                            </w:r>
                          </w:p>
                          <w:p w14:paraId="07732C03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      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"FolderUrl":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"/documents",</w:t>
                            </w:r>
                          </w:p>
                          <w:p w14:paraId="07732C04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      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"Path":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"/containers/documents"</w:t>
                            </w:r>
                          </w:p>
                          <w:p w14:paraId="07732C05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},</w:t>
                            </w:r>
                          </w:p>
                          <w:p w14:paraId="07732C06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07732C07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      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"Name":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"previews",</w:t>
                            </w:r>
                          </w:p>
                          <w:p w14:paraId="07732C08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      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"FolderUrl":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"/previews",</w:t>
                            </w:r>
                          </w:p>
                          <w:p w14:paraId="07732C09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      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"Path":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"/containers/previews"</w:t>
                            </w:r>
                          </w:p>
                          <w:p w14:paraId="07732C0A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07732C0B" w14:textId="77777777" w:rsidR="00E97363" w:rsidRPr="00972716" w:rsidRDefault="00CB7C69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],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B2" id="Надпись 198" o:spid="_x0000_s1067" type="#_x0000_t202" style="width:463.5pt;height:24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" fillcolor="#eeece1 [3214]">
                <v:textbox>
                  <w:txbxContent>
                    <w:p w14:paraId="07732BF7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"Storage": </w:t>
                      </w: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{</w:t>
                      </w:r>
                    </w:p>
                    <w:p w14:paraId="07732BF8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</w:t>
                      </w: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"AllowMetadataRestoring"</w:t>
                      </w: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: 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true,</w:t>
                      </w:r>
                    </w:p>
                    <w:p w14:paraId="07732BF9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</w:t>
                      </w: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"DefaultUseCompression"</w:t>
                      </w: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: 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false,</w:t>
                      </w:r>
                    </w:p>
                    <w:p w14:paraId="07732BFA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</w:t>
                      </w: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"DefaultCryptoAdapter": 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"",</w:t>
                      </w:r>
                    </w:p>
                    <w:p w14:paraId="07732BFB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</w:t>
                      </w: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"BlobContainers": </w:t>
                      </w: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[</w:t>
                      </w:r>
                    </w:p>
                    <w:p w14:paraId="07732BFC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{</w:t>
                      </w:r>
                    </w:p>
                    <w:p w14:paraId="07732BFD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        </w:t>
                      </w: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"Name"</w:t>
                      </w: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: 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"default",</w:t>
                      </w:r>
                    </w:p>
                    <w:p w14:paraId="07732BFE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        </w:t>
                      </w: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"FolderUrl": 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"/Default",</w:t>
                      </w:r>
                    </w:p>
                    <w:p w14:paraId="07732BFF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        </w:t>
                      </w: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"Path": 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"/containers/default"</w:t>
                      </w:r>
                    </w:p>
                    <w:p w14:paraId="07732C00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},</w:t>
                      </w:r>
                    </w:p>
                    <w:p w14:paraId="07732C01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{</w:t>
                      </w:r>
                    </w:p>
                    <w:p w14:paraId="07732C02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        </w:t>
                      </w: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"Name": 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"documents",</w:t>
                      </w:r>
                    </w:p>
                    <w:p w14:paraId="07732C03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        </w:t>
                      </w: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"FolderUrl": 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"/documents",</w:t>
                      </w:r>
                    </w:p>
                    <w:p w14:paraId="07732C04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        </w:t>
                      </w: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"Path": 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"/containers/documents"</w:t>
                      </w:r>
                    </w:p>
                    <w:p w14:paraId="07732C05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},</w:t>
                      </w:r>
                    </w:p>
                    <w:p w14:paraId="07732C06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{</w:t>
                      </w:r>
                    </w:p>
                    <w:p w14:paraId="07732C07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        </w:t>
                      </w: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"Name": 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"previews",</w:t>
                      </w:r>
                    </w:p>
                    <w:p w14:paraId="07732C08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        </w:t>
                      </w: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"FolderUrl": 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"/previews",</w:t>
                      </w:r>
                    </w:p>
                    <w:p w14:paraId="07732C09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        </w:t>
                      </w: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"Path": </w:t>
                      </w: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"/containers/previews"</w:t>
                      </w:r>
                    </w:p>
                    <w:p w14:paraId="07732C0A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}</w:t>
                      </w:r>
                    </w:p>
                    <w:p w14:paraId="07732C0B" w14:textId="77777777" w:rsidR="00E97363" w:rsidRPr="00972716" w:rsidRDefault="00CB7C69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],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15" w14:textId="77777777" w:rsidR="00957387" w:rsidRDefault="00CB7C69" w:rsidP="000E6A4E">
      <w:pPr>
        <w:pStyle w:val="ListParagraph"/>
        <w:numPr>
          <w:ilvl w:val="0"/>
          <w:numId w:val="9"/>
        </w:numPr>
        <w:spacing w:after="160" w:line="259" w:lineRule="auto"/>
        <w:jc w:val="left"/>
      </w:pPr>
      <w:r>
        <w:t>Отредактируйте файл параметров запуска docker</w:t>
      </w:r>
      <w:r w:rsidRPr="00C509BC">
        <w:t>-</w:t>
      </w:r>
      <w:r>
        <w:t xml:space="preserve">образа хранилища </w:t>
      </w:r>
      <w:r w:rsidR="00BD0086" w:rsidRPr="0055467D">
        <w:t>/</w:t>
      </w:r>
      <w:r w:rsidR="00BD0086">
        <w:rPr>
          <w:b/>
          <w:lang w:val="en-US"/>
        </w:rPr>
        <w:t>opt</w:t>
      </w:r>
      <w:r w:rsidRPr="00680167">
        <w:rPr>
          <w:b/>
        </w:rPr>
        <w:t>/</w:t>
      </w:r>
      <w:r>
        <w:rPr>
          <w:b/>
        </w:rPr>
        <w:t>wss</w:t>
      </w:r>
      <w:r w:rsidRPr="00680167">
        <w:rPr>
          <w:b/>
        </w:rPr>
        <w:t>/</w:t>
      </w:r>
      <w:r>
        <w:rPr>
          <w:b/>
        </w:rPr>
        <w:t>storage</w:t>
      </w:r>
      <w:r w:rsidRPr="00680167">
        <w:rPr>
          <w:b/>
        </w:rPr>
        <w:t>/</w:t>
      </w:r>
      <w:r>
        <w:rPr>
          <w:b/>
        </w:rPr>
        <w:t>d</w:t>
      </w:r>
      <w:r w:rsidRPr="00C509BC">
        <w:rPr>
          <w:b/>
        </w:rPr>
        <w:t>ocker</w:t>
      </w:r>
      <w:r w:rsidRPr="0070024A">
        <w:rPr>
          <w:b/>
        </w:rPr>
        <w:t>-</w:t>
      </w:r>
      <w:r w:rsidRPr="00C509BC">
        <w:rPr>
          <w:b/>
        </w:rPr>
        <w:t>compose</w:t>
      </w:r>
      <w:r w:rsidRPr="0070024A">
        <w:rPr>
          <w:b/>
        </w:rPr>
        <w:t>.</w:t>
      </w:r>
      <w:r w:rsidRPr="00C509BC">
        <w:rPr>
          <w:b/>
        </w:rPr>
        <w:t>yml</w:t>
      </w:r>
      <w:r>
        <w:t>, указав адрес docker</w:t>
      </w:r>
      <w:r w:rsidRPr="00E457C7">
        <w:t>-</w:t>
      </w:r>
      <w:r>
        <w:t xml:space="preserve">образа хранилища в параметре </w:t>
      </w:r>
      <w:r w:rsidRPr="00E457C7">
        <w:rPr>
          <w:b/>
        </w:rPr>
        <w:t>services:</w:t>
      </w:r>
      <w:r w:rsidR="004C3091" w:rsidRPr="00972716">
        <w:rPr>
          <w:b/>
        </w:rPr>
        <w:t xml:space="preserve"> </w:t>
      </w:r>
      <w:r w:rsidRPr="00E457C7">
        <w:rPr>
          <w:b/>
        </w:rPr>
        <w:t>storage:</w:t>
      </w:r>
      <w:r w:rsidR="004C3091" w:rsidRPr="00972716">
        <w:rPr>
          <w:b/>
        </w:rPr>
        <w:t xml:space="preserve"> </w:t>
      </w:r>
      <w:r w:rsidRPr="00E457C7">
        <w:rPr>
          <w:b/>
        </w:rPr>
        <w:t>image</w:t>
      </w:r>
      <w:r w:rsidR="00D50EEC">
        <w:t>, остальное оставляем без изменений</w:t>
      </w:r>
    </w:p>
    <w:p w14:paraId="07732916" w14:textId="77777777" w:rsidR="00B95FAF" w:rsidRDefault="00CB7C69" w:rsidP="00957387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B4" wp14:editId="07732AB5">
                <wp:extent cx="5886450" cy="1693628"/>
                <wp:effectExtent l="0" t="0" r="19050" b="20955"/>
                <wp:docPr id="199" name="Надпись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169362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0C" w14:textId="77777777" w:rsidR="00E97363" w:rsidRPr="000B6FD1" w:rsidRDefault="00CB7C69" w:rsidP="004C309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version</w:t>
                            </w:r>
                            <w:r w:rsidRPr="000B6FD1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 w:rsidR="000F4E60" w:rsidRPr="000B6FD1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'2.4</w:t>
                            </w:r>
                            <w:r w:rsidRPr="000B6FD1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'</w:t>
                            </w:r>
                          </w:p>
                          <w:p w14:paraId="07732C0D" w14:textId="77777777" w:rsidR="00E97363" w:rsidRPr="000B6FD1" w:rsidRDefault="00E97363" w:rsidP="004C309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</w:p>
                          <w:p w14:paraId="07732C0E" w14:textId="77777777" w:rsidR="00E97363" w:rsidRPr="000B6FD1" w:rsidRDefault="00CB7C69" w:rsidP="004C309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services</w:t>
                            </w:r>
                            <w:r w:rsidRPr="000B6FD1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07732C0F" w14:textId="77777777" w:rsidR="00E97363" w:rsidRPr="000B6FD1" w:rsidRDefault="00CB7C69" w:rsidP="004C309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0B6FD1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storage</w:t>
                            </w:r>
                            <w:r w:rsidRPr="000B6FD1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07732C10" w14:textId="77777777" w:rsidR="00E97363" w:rsidRPr="0030492A" w:rsidRDefault="00CB7C69" w:rsidP="004C309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C00000"/>
                                <w:sz w:val="20"/>
                              </w:rPr>
                            </w:pPr>
                            <w:r w:rsidRPr="000B6FD1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 w:rsidRPr="002D332B">
                              <w:rPr>
                                <w:rFonts w:ascii="Courier New" w:hAnsi="Courier New" w:cs="Courier New"/>
                                <w:color w:val="C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 w:hAnsi="Courier New" w:cs="Courier New"/>
                                <w:color w:val="C00000"/>
                                <w:sz w:val="20"/>
                                <w:lang w:val="en-US"/>
                              </w:rPr>
                              <w:t>image</w:t>
                            </w:r>
                            <w:r w:rsidRPr="002D332B">
                              <w:rPr>
                                <w:rFonts w:ascii="Courier New" w:hAnsi="Courier New" w:cs="Courier New"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C00000"/>
                                <w:sz w:val="20"/>
                              </w:rPr>
                              <w:t>заменить на имя образа для Вашего проекта</w:t>
                            </w:r>
                          </w:p>
                          <w:p w14:paraId="07732C11" w14:textId="77777777" w:rsidR="00E97363" w:rsidRPr="00972716" w:rsidRDefault="00CB7C69" w:rsidP="004C309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2D332B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</w:rPr>
                              <w:t xml:space="preserve">  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 xml:space="preserve">image: </w:t>
                            </w:r>
                            <w:r w:rsidRPr="00972716">
                              <w:rPr>
                                <w:rFonts w:ascii="Courier New" w:hAnsi="Courier New" w:cs="Courier New"/>
                                <w:b/>
                                <w:color w:val="C00000"/>
                                <w:sz w:val="20"/>
                                <w:lang w:val="en-US"/>
                              </w:rPr>
                              <w:t>images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C00000"/>
                                <w:sz w:val="20"/>
                                <w:lang w:val="en-US"/>
                              </w:rPr>
                              <w:t>.wss-consulting.ru</w:t>
                            </w:r>
                            <w:r w:rsidRPr="00972716">
                              <w:rPr>
                                <w:rFonts w:ascii="Courier New" w:hAnsi="Courier New" w:cs="Courier New"/>
                                <w:b/>
                                <w:color w:val="C00000"/>
                                <w:sz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C00000"/>
                                <w:sz w:val="20"/>
                                <w:lang w:val="en-US"/>
                              </w:rPr>
                              <w:t>{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C00000"/>
                                <w:sz w:val="20"/>
                              </w:rPr>
                              <w:t>имя</w:t>
                            </w:r>
                            <w:r w:rsidRPr="0055467D">
                              <w:rPr>
                                <w:rFonts w:ascii="Courier New" w:hAnsi="Courier New" w:cs="Courier New"/>
                                <w:b/>
                                <w:color w:val="C00000"/>
                                <w:sz w:val="20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C00000"/>
                                <w:sz w:val="20"/>
                              </w:rPr>
                              <w:t>проекта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C00000"/>
                                <w:sz w:val="20"/>
                                <w:lang w:val="en-US"/>
                              </w:rPr>
                              <w:t>}</w:t>
                            </w:r>
                            <w:r w:rsidRPr="00972716">
                              <w:rPr>
                                <w:rFonts w:ascii="Courier New" w:hAnsi="Courier New" w:cs="Courier New"/>
                                <w:b/>
                                <w:color w:val="C00000"/>
                                <w:sz w:val="20"/>
                                <w:lang w:val="en-US"/>
                              </w:rPr>
                              <w:t>/storage/develop:latest</w:t>
                            </w:r>
                          </w:p>
                          <w:p w14:paraId="07732C12" w14:textId="77777777" w:rsidR="00E97363" w:rsidRPr="00972716" w:rsidRDefault="00CB7C69" w:rsidP="004C309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 xml:space="preserve">    restart: </w:t>
                            </w: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unless-stopped</w:t>
                            </w:r>
                          </w:p>
                          <w:p w14:paraId="07732C13" w14:textId="77777777" w:rsidR="00E97363" w:rsidRPr="00972716" w:rsidRDefault="00CB7C69" w:rsidP="004C309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 xml:space="preserve">    container_name: </w:t>
                            </w:r>
                            <w:r w:rsidR="000F4E60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storage</w:t>
                            </w:r>
                          </w:p>
                          <w:p w14:paraId="07732C14" w14:textId="77777777" w:rsidR="00E97363" w:rsidRPr="00972716" w:rsidRDefault="00CB7C69" w:rsidP="004C309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 xml:space="preserve">    volumes:</w:t>
                            </w:r>
                          </w:p>
                          <w:p w14:paraId="07732C15" w14:textId="77777777" w:rsidR="00E97363" w:rsidRPr="00972716" w:rsidRDefault="00CB7C69" w:rsidP="004C309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 xml:space="preserve">      - '/etc/ssl/certs:/etc/ssl/certs:ro'</w:t>
                            </w:r>
                          </w:p>
                          <w:p w14:paraId="07732C16" w14:textId="77777777" w:rsidR="00E97363" w:rsidRPr="00972716" w:rsidRDefault="00CB7C69" w:rsidP="004C309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 xml:space="preserve">      - './appsettings.json:/app/appsettings.json:ro'</w:t>
                            </w:r>
                          </w:p>
                          <w:p w14:paraId="07732C17" w14:textId="77777777" w:rsidR="00E97363" w:rsidRPr="00972716" w:rsidRDefault="00CB7C69" w:rsidP="004C309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 xml:space="preserve">      - '/var/wss/storage_pg/containers:/containers'</w:t>
                            </w:r>
                          </w:p>
                          <w:p w14:paraId="07732C18" w14:textId="77777777" w:rsidR="00E97363" w:rsidRPr="00972716" w:rsidRDefault="00E97363" w:rsidP="0097479B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B4" id="Надпись 199" o:spid="_x0000_s1068" type="#_x0000_t202" style="width:463.5pt;height:13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" fillcolor="#eeece1 [3214]">
                <v:textbox>
                  <w:txbxContent>
                    <w:p w14:paraId="07732C0C" w14:textId="77777777" w:rsidR="00E97363" w:rsidRPr="000B6FD1" w:rsidRDefault="00CB7C69" w:rsidP="004C309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version</w:t>
                      </w:r>
                      <w:r w:rsidRPr="000B6FD1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 xml:space="preserve">: </w:t>
                      </w:r>
                      <w:r w:rsidR="000F4E60" w:rsidRPr="000B6FD1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'2.4</w:t>
                      </w:r>
                      <w:r w:rsidRPr="000B6FD1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'</w:t>
                      </w:r>
                    </w:p>
                    <w:p w14:paraId="07732C0D" w14:textId="77777777" w:rsidR="00E97363" w:rsidRPr="000B6FD1" w:rsidRDefault="00E97363" w:rsidP="004C309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</w:p>
                    <w:p w14:paraId="07732C0E" w14:textId="77777777" w:rsidR="00E97363" w:rsidRPr="000B6FD1" w:rsidRDefault="00CB7C69" w:rsidP="004C309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services</w:t>
                      </w:r>
                      <w:r w:rsidRPr="000B6FD1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:</w:t>
                      </w:r>
                    </w:p>
                    <w:p w14:paraId="07732C0F" w14:textId="77777777" w:rsidR="00E97363" w:rsidRPr="000B6FD1" w:rsidRDefault="00CB7C69" w:rsidP="004C309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0B6FD1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 xml:space="preserve">  </w:t>
                      </w:r>
                      <w:r w:rsidRPr="00972716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storage</w:t>
                      </w:r>
                      <w:r w:rsidRPr="000B6FD1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:</w:t>
                      </w:r>
                    </w:p>
                    <w:p w14:paraId="07732C10" w14:textId="77777777" w:rsidR="00E97363" w:rsidRPr="0030492A" w:rsidRDefault="00CB7C69" w:rsidP="004C309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C00000"/>
                          <w:sz w:val="20"/>
                        </w:rPr>
                      </w:pPr>
                      <w:r w:rsidRPr="000B6FD1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 xml:space="preserve">    </w:t>
                      </w:r>
                      <w:r w:rsidRPr="002D332B">
                        <w:rPr>
                          <w:rFonts w:ascii="Courier New" w:hAnsi="Courier New" w:cs="Courier New"/>
                          <w:color w:val="C00000"/>
                          <w:sz w:val="20"/>
                        </w:rPr>
                        <w:t>#</w:t>
                      </w:r>
                      <w:r>
                        <w:rPr>
                          <w:rFonts w:ascii="Courier New" w:hAnsi="Courier New" w:cs="Courier New"/>
                          <w:color w:val="C00000"/>
                          <w:sz w:val="20"/>
                          <w:lang w:val="en-US"/>
                        </w:rPr>
                        <w:t>image</w:t>
                      </w:r>
                      <w:r w:rsidRPr="002D332B">
                        <w:rPr>
                          <w:rFonts w:ascii="Courier New" w:hAnsi="Courier New" w:cs="Courier New"/>
                          <w:color w:val="C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C00000"/>
                          <w:sz w:val="20"/>
                        </w:rPr>
                        <w:t>заменить на имя образа для Вашего проекта</w:t>
                      </w:r>
                    </w:p>
                    <w:p w14:paraId="07732C11" w14:textId="77777777" w:rsidR="00E97363" w:rsidRPr="00972716" w:rsidRDefault="00CB7C69" w:rsidP="004C309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2D332B">
                        <w:rPr>
                          <w:rFonts w:ascii="Courier New" w:hAnsi="Courier New" w:cs="Courier New"/>
                          <w:color w:val="00B050"/>
                          <w:sz w:val="20"/>
                        </w:rPr>
                        <w:t xml:space="preserve">    </w:t>
                      </w:r>
                      <w:r w:rsidRPr="00972716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 xml:space="preserve">image: </w:t>
                      </w:r>
                      <w:r w:rsidRPr="00972716">
                        <w:rPr>
                          <w:rFonts w:ascii="Courier New" w:hAnsi="Courier New" w:cs="Courier New"/>
                          <w:b/>
                          <w:color w:val="C00000"/>
                          <w:sz w:val="20"/>
                          <w:lang w:val="en-US"/>
                        </w:rPr>
                        <w:t>images</w:t>
                      </w:r>
                      <w:r>
                        <w:rPr>
                          <w:rFonts w:ascii="Courier New" w:hAnsi="Courier New" w:cs="Courier New"/>
                          <w:b/>
                          <w:color w:val="C00000"/>
                          <w:sz w:val="20"/>
                          <w:lang w:val="en-US"/>
                        </w:rPr>
                        <w:t>.wss-consulting.ru</w:t>
                      </w:r>
                      <w:r w:rsidRPr="00972716">
                        <w:rPr>
                          <w:rFonts w:ascii="Courier New" w:hAnsi="Courier New" w:cs="Courier New"/>
                          <w:b/>
                          <w:color w:val="C00000"/>
                          <w:sz w:val="20"/>
                          <w:lang w:val="en-US"/>
                        </w:rPr>
                        <w:t>/</w:t>
                      </w:r>
                      <w:r>
                        <w:rPr>
                          <w:rFonts w:ascii="Courier New" w:hAnsi="Courier New" w:cs="Courier New"/>
                          <w:b/>
                          <w:color w:val="C00000"/>
                          <w:sz w:val="20"/>
                          <w:lang w:val="en-US"/>
                        </w:rPr>
                        <w:t>{</w:t>
                      </w:r>
                      <w:r>
                        <w:rPr>
                          <w:rFonts w:ascii="Courier New" w:hAnsi="Courier New" w:cs="Courier New"/>
                          <w:b/>
                          <w:color w:val="C00000"/>
                          <w:sz w:val="20"/>
                        </w:rPr>
                        <w:t>имя</w:t>
                      </w:r>
                      <w:r w:rsidRPr="0055467D">
                        <w:rPr>
                          <w:rFonts w:ascii="Courier New" w:hAnsi="Courier New" w:cs="Courier New"/>
                          <w:b/>
                          <w:color w:val="C00000"/>
                          <w:sz w:val="20"/>
                          <w:lang w:val="en-US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color w:val="C00000"/>
                          <w:sz w:val="20"/>
                        </w:rPr>
                        <w:t>проекта</w:t>
                      </w:r>
                      <w:r>
                        <w:rPr>
                          <w:rFonts w:ascii="Courier New" w:hAnsi="Courier New" w:cs="Courier New"/>
                          <w:b/>
                          <w:color w:val="C00000"/>
                          <w:sz w:val="20"/>
                          <w:lang w:val="en-US"/>
                        </w:rPr>
                        <w:t>}</w:t>
                      </w:r>
                      <w:r w:rsidRPr="00972716">
                        <w:rPr>
                          <w:rFonts w:ascii="Courier New" w:hAnsi="Courier New" w:cs="Courier New"/>
                          <w:b/>
                          <w:color w:val="C00000"/>
                          <w:sz w:val="20"/>
                          <w:lang w:val="en-US"/>
                        </w:rPr>
                        <w:t>/storage/develop:latest</w:t>
                      </w:r>
                    </w:p>
                    <w:p w14:paraId="07732C12" w14:textId="77777777" w:rsidR="00E97363" w:rsidRPr="00972716" w:rsidRDefault="00CB7C69" w:rsidP="004C309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 xml:space="preserve">    restart: </w:t>
                      </w: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unless-stopped</w:t>
                      </w:r>
                    </w:p>
                    <w:p w14:paraId="07732C13" w14:textId="77777777" w:rsidR="00E97363" w:rsidRPr="00972716" w:rsidRDefault="00CB7C69" w:rsidP="004C309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 xml:space="preserve">    container_name: </w:t>
                      </w:r>
                      <w:r w:rsidR="000F4E60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storage</w:t>
                      </w:r>
                    </w:p>
                    <w:p w14:paraId="07732C14" w14:textId="77777777" w:rsidR="00E97363" w:rsidRPr="00972716" w:rsidRDefault="00CB7C69" w:rsidP="004C309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 xml:space="preserve">    volumes:</w:t>
                      </w:r>
                    </w:p>
                    <w:p w14:paraId="07732C15" w14:textId="77777777" w:rsidR="00E97363" w:rsidRPr="00972716" w:rsidRDefault="00CB7C69" w:rsidP="004C309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 xml:space="preserve">      - '/etc/ssl/certs:/etc/ssl/certs:ro'</w:t>
                      </w:r>
                    </w:p>
                    <w:p w14:paraId="07732C16" w14:textId="77777777" w:rsidR="00E97363" w:rsidRPr="00972716" w:rsidRDefault="00CB7C69" w:rsidP="004C309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 xml:space="preserve">      - './appsettings.json:/app/appsettings.json:ro'</w:t>
                      </w:r>
                    </w:p>
                    <w:p w14:paraId="07732C17" w14:textId="77777777" w:rsidR="00E97363" w:rsidRPr="00972716" w:rsidRDefault="00CB7C69" w:rsidP="004C309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 xml:space="preserve">      - '/var/wss/storage_pg/containers:/containers'</w:t>
                      </w:r>
                    </w:p>
                    <w:p w14:paraId="07732C18" w14:textId="77777777" w:rsidR="00E97363" w:rsidRPr="00972716" w:rsidRDefault="00E97363" w:rsidP="0097479B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17" w14:textId="77777777" w:rsidR="00957387" w:rsidRPr="001A2B12" w:rsidRDefault="00CB7C69" w:rsidP="004E40BC">
      <w:pPr>
        <w:pStyle w:val="Heading2"/>
      </w:pPr>
      <w:bookmarkStart w:id="216" w:name="_Toc164845497"/>
      <w:r>
        <w:t>Настройка прокси-сервера</w:t>
      </w:r>
      <w:r w:rsidR="000132E4">
        <w:t xml:space="preserve"> </w:t>
      </w:r>
      <w:r w:rsidR="0030492A">
        <w:rPr>
          <w:lang w:val="en-US"/>
        </w:rPr>
        <w:t>Nginx</w:t>
      </w:r>
      <w:r w:rsidR="000132E4" w:rsidRPr="0055467D">
        <w:t xml:space="preserve"> </w:t>
      </w:r>
      <w:r w:rsidR="000132E4">
        <w:t>для</w:t>
      </w:r>
      <w:r>
        <w:t xml:space="preserve"> хранилища </w:t>
      </w:r>
      <w:r>
        <w:rPr>
          <w:lang w:val="en-US"/>
        </w:rPr>
        <w:t>WSS</w:t>
      </w:r>
      <w:r w:rsidRPr="00972716">
        <w:t xml:space="preserve"> </w:t>
      </w:r>
      <w:r>
        <w:rPr>
          <w:lang w:val="en-US"/>
        </w:rPr>
        <w:t>Storage</w:t>
      </w:r>
      <w:bookmarkEnd w:id="216"/>
    </w:p>
    <w:p w14:paraId="07732918" w14:textId="77777777" w:rsidR="00957387" w:rsidRDefault="00CB7C69" w:rsidP="0055467D">
      <w:r>
        <w:t>Отредактируйте файл</w:t>
      </w:r>
      <w:r w:rsidRPr="00A25DCA">
        <w:t xml:space="preserve"> </w:t>
      </w:r>
      <w:r>
        <w:t xml:space="preserve">прокси-сервера хранилища </w:t>
      </w:r>
      <w:r w:rsidRPr="005F316B">
        <w:rPr>
          <w:b/>
        </w:rPr>
        <w:t>/</w:t>
      </w:r>
      <w:r>
        <w:rPr>
          <w:b/>
        </w:rPr>
        <w:t>opt</w:t>
      </w:r>
      <w:r w:rsidRPr="005F316B">
        <w:rPr>
          <w:b/>
        </w:rPr>
        <w:t>/</w:t>
      </w:r>
      <w:r>
        <w:rPr>
          <w:b/>
        </w:rPr>
        <w:t>wss</w:t>
      </w:r>
      <w:r w:rsidRPr="005F316B">
        <w:rPr>
          <w:b/>
        </w:rPr>
        <w:t>/</w:t>
      </w:r>
      <w:r>
        <w:rPr>
          <w:b/>
        </w:rPr>
        <w:t>storage</w:t>
      </w:r>
      <w:r w:rsidRPr="005F316B">
        <w:rPr>
          <w:b/>
        </w:rPr>
        <w:t>/</w:t>
      </w:r>
      <w:r w:rsidR="0030492A">
        <w:rPr>
          <w:b/>
          <w:lang w:val="en-US"/>
        </w:rPr>
        <w:t>nginx</w:t>
      </w:r>
      <w:r w:rsidRPr="00D57378">
        <w:rPr>
          <w:b/>
        </w:rPr>
        <w:t>.conf</w:t>
      </w:r>
      <w:r>
        <w:t>, указав название сервера</w:t>
      </w:r>
      <w:r w:rsidR="0030492A">
        <w:t>, которое будет прослушиваться</w:t>
      </w:r>
      <w:r w:rsidRPr="001643A2">
        <w:t>:</w:t>
      </w:r>
    </w:p>
    <w:p w14:paraId="07732919" w14:textId="77777777" w:rsidR="00957387" w:rsidRPr="001A2B12" w:rsidRDefault="00CB7C69" w:rsidP="00957387"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07732AB6" wp14:editId="07732AB7">
                <wp:extent cx="6153150" cy="723900"/>
                <wp:effectExtent l="0" t="0" r="19050" b="19050"/>
                <wp:docPr id="39" name="Надпись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3150" cy="7239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19" w14:textId="77777777" w:rsidR="00E97363" w:rsidRPr="0030492A" w:rsidRDefault="00CB7C69" w:rsidP="0030492A">
                            <w:pPr>
                              <w:spacing w:line="240" w:lineRule="auto"/>
                              <w:contextualSpacing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0492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server {</w:t>
                            </w:r>
                          </w:p>
                          <w:p w14:paraId="07732C1A" w14:textId="3063F52E" w:rsidR="00E97363" w:rsidRPr="0030492A" w:rsidRDefault="00CB7C69" w:rsidP="0030492A">
                            <w:pPr>
                              <w:spacing w:line="240" w:lineRule="auto"/>
                              <w:contextualSpacing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0492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listen        </w:t>
                            </w:r>
                            <w:ins w:id="217" w:author="Сколевой Егор" w:date="2024-04-25T14:42:00Z">
                              <w:r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t>443 ssl</w:t>
                              </w:r>
                            </w:ins>
                            <w:del w:id="218" w:author="Сколевой Егор" w:date="2024-04-25T14:42:00Z">
                              <w:r w:rsidRPr="0030492A" w:rsidDel="00CB7C69">
                                <w:rPr>
                                  <w:rFonts w:ascii="Courier New" w:hAnsi="Courier New" w:cs="Courier New"/>
                                  <w:sz w:val="20"/>
                                  <w:lang w:val="en-US"/>
                                </w:rPr>
                                <w:delText>80</w:delText>
                              </w:r>
                            </w:del>
                            <w:r w:rsidRPr="0030492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07732C1B" w14:textId="77777777" w:rsidR="00E97363" w:rsidRPr="00972716" w:rsidRDefault="00CB7C69" w:rsidP="0030492A">
                            <w:pPr>
                              <w:spacing w:line="240" w:lineRule="auto"/>
                              <w:contextualSpacing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0492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server_name   change_me_storage.domain.loc *.change_me_storage.domain.loc;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B6" id="Надпись 39" o:spid="_x0000_s1069" type="#_x0000_t202" style="width:484.5pt;height:5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" fillcolor="#eeece1 [3214]">
                <v:textbox>
                  <w:txbxContent>
                    <w:p w14:paraId="07732C19" w14:textId="77777777" w:rsidR="00E97363" w:rsidRPr="0030492A" w:rsidRDefault="00CB7C69" w:rsidP="0030492A">
                      <w:pPr>
                        <w:spacing w:line="240" w:lineRule="auto"/>
                        <w:contextualSpacing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0492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server {</w:t>
                      </w:r>
                    </w:p>
                    <w:p w14:paraId="07732C1A" w14:textId="3063F52E" w:rsidR="00E97363" w:rsidRPr="0030492A" w:rsidRDefault="00CB7C69" w:rsidP="0030492A">
                      <w:pPr>
                        <w:spacing w:line="240" w:lineRule="auto"/>
                        <w:contextualSpacing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0492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listen        </w:t>
                      </w:r>
                      <w:ins w:id="207" w:author="Сколевой Егор" w:date="2024-04-25T14:42:00Z">
                        <w:r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t>443 ssl</w:t>
                        </w:r>
                      </w:ins>
                      <w:del w:id="208" w:author="Сколевой Егор" w:date="2024-04-25T14:42:00Z">
                        <w:r w:rsidRPr="0030492A" w:rsidDel="00CB7C69">
                          <w:rPr>
                            <w:rFonts w:ascii="Courier New" w:hAnsi="Courier New" w:cs="Courier New"/>
                            <w:sz w:val="20"/>
                            <w:lang w:val="en-US"/>
                          </w:rPr>
                          <w:delText>80</w:delText>
                        </w:r>
                      </w:del>
                      <w:r w:rsidRPr="0030492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;</w:t>
                      </w:r>
                    </w:p>
                    <w:p w14:paraId="07732C1B" w14:textId="77777777" w:rsidR="00E97363" w:rsidRPr="00972716" w:rsidRDefault="00CB7C69" w:rsidP="0030492A">
                      <w:pPr>
                        <w:spacing w:line="240" w:lineRule="auto"/>
                        <w:contextualSpacing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0492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server_name   change_me_storage.domain.loc *.change_me_storage.domain.loc;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1A" w14:textId="77777777" w:rsidR="001F16CA" w:rsidRPr="00972716" w:rsidRDefault="00CB7C69" w:rsidP="004E40BC">
      <w:pPr>
        <w:pStyle w:val="Heading2"/>
      </w:pPr>
      <w:bookmarkStart w:id="219" w:name="_Toc150784537"/>
      <w:bookmarkStart w:id="220" w:name="_Toc150784615"/>
      <w:bookmarkStart w:id="221" w:name="_Toc150786371"/>
      <w:bookmarkStart w:id="222" w:name="_Toc150784538"/>
      <w:bookmarkStart w:id="223" w:name="_Toc150784616"/>
      <w:bookmarkStart w:id="224" w:name="_Toc150786372"/>
      <w:bookmarkStart w:id="225" w:name="_Toc164845498"/>
      <w:bookmarkEnd w:id="219"/>
      <w:bookmarkEnd w:id="220"/>
      <w:bookmarkEnd w:id="221"/>
      <w:bookmarkEnd w:id="222"/>
      <w:bookmarkEnd w:id="223"/>
      <w:bookmarkEnd w:id="224"/>
      <w:r w:rsidRPr="004E40BC">
        <w:t>Запуск</w:t>
      </w:r>
      <w:r w:rsidRPr="00972716">
        <w:t xml:space="preserve"> </w:t>
      </w:r>
      <w:r>
        <w:rPr>
          <w:lang w:val="en-US"/>
        </w:rPr>
        <w:t>Storage</w:t>
      </w:r>
      <w:bookmarkEnd w:id="225"/>
    </w:p>
    <w:p w14:paraId="0773291B" w14:textId="77777777" w:rsidR="00623002" w:rsidRDefault="00CB7C69" w:rsidP="0055467D">
      <w:r w:rsidRPr="00CB51CA">
        <w:t>Для запуска контейнеров, конфигурация которых описана в файл</w:t>
      </w:r>
      <w:r>
        <w:t>е</w:t>
      </w:r>
      <w:r w:rsidRPr="00CB51CA">
        <w:t xml:space="preserve"> </w:t>
      </w:r>
      <w:r w:rsidRPr="00623002">
        <w:rPr>
          <w:b/>
        </w:rPr>
        <w:t>docker-compose.yml</w:t>
      </w:r>
      <w:r>
        <w:t xml:space="preserve">, необходимо перейти в директорию хранения файла </w:t>
      </w:r>
      <w:r w:rsidRPr="00623002">
        <w:rPr>
          <w:b/>
        </w:rPr>
        <w:t>/</w:t>
      </w:r>
      <w:r w:rsidRPr="00623002">
        <w:rPr>
          <w:b/>
          <w:lang w:val="en-US"/>
        </w:rPr>
        <w:t>opt</w:t>
      </w:r>
      <w:r w:rsidRPr="00623002">
        <w:rPr>
          <w:b/>
        </w:rPr>
        <w:t>/</w:t>
      </w:r>
      <w:r w:rsidRPr="00623002">
        <w:rPr>
          <w:b/>
          <w:lang w:val="en-US"/>
        </w:rPr>
        <w:t>wss</w:t>
      </w:r>
      <w:r w:rsidRPr="00623002">
        <w:rPr>
          <w:b/>
        </w:rPr>
        <w:t>/</w:t>
      </w:r>
      <w:r>
        <w:rPr>
          <w:b/>
          <w:lang w:val="en-US"/>
        </w:rPr>
        <w:t>storage</w:t>
      </w:r>
      <w:r w:rsidRPr="00623002">
        <w:rPr>
          <w:b/>
        </w:rPr>
        <w:t xml:space="preserve"> /</w:t>
      </w:r>
      <w:r>
        <w:t xml:space="preserve"> и выполнить команду</w:t>
      </w:r>
      <w:r w:rsidRPr="00CB51CA">
        <w:t>:</w:t>
      </w:r>
    </w:p>
    <w:p w14:paraId="0773291C" w14:textId="77777777" w:rsidR="00623002" w:rsidRDefault="00CB7C69" w:rsidP="00623002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B8" wp14:editId="07732AB9">
                <wp:extent cx="5886450" cy="262393"/>
                <wp:effectExtent l="0" t="0" r="19050" b="23495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1C" w14:textId="77777777" w:rsidR="00E97363" w:rsidRPr="003960AB" w:rsidRDefault="00CB7C69" w:rsidP="00623002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docker compose –f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/opt/wss/storage/docker-compose.yml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up -d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B8" id="_x0000_s1070" type="#_x0000_t202" style="width:463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" fillcolor="#eeece1 [3214]">
                <v:textbox>
                  <w:txbxContent>
                    <w:p w14:paraId="07732C1C" w14:textId="77777777" w:rsidR="00E97363" w:rsidRPr="003960AB" w:rsidRDefault="00CB7C69" w:rsidP="00623002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docker compose –f 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/opt/wss/storage/docker-compose.yml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up -d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1D" w14:textId="77777777" w:rsidR="001F16CA" w:rsidRDefault="00CB7C69" w:rsidP="001F16CA">
      <w:pPr>
        <w:jc w:val="left"/>
      </w:pPr>
      <w:r w:rsidRPr="00CB51CA">
        <w:t>Убедитесь, что контейнер запущен:</w:t>
      </w:r>
    </w:p>
    <w:p w14:paraId="0773291E" w14:textId="77777777" w:rsidR="001F16CA" w:rsidRPr="00972716" w:rsidRDefault="00CB7C69" w:rsidP="00972716">
      <w:pPr>
        <w:jc w:val="left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BA" wp14:editId="07732ABB">
                <wp:extent cx="5886450" cy="262393"/>
                <wp:effectExtent l="0" t="0" r="19050" b="23495"/>
                <wp:docPr id="20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1D" w14:textId="77777777" w:rsidR="00E97363" w:rsidRPr="003960AB" w:rsidRDefault="00CB7C69" w:rsidP="001F16CA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docker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BA" id="_x0000_s1071" type="#_x0000_t202" style="width:463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" fillcolor="#eeece1 [3214]">
                <v:textbox>
                  <w:txbxContent>
                    <w:p w14:paraId="07732C1D" w14:textId="77777777" w:rsidR="00E97363" w:rsidRPr="003960AB" w:rsidRDefault="00CB7C69" w:rsidP="001F16CA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docker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1F" w14:textId="77777777" w:rsidR="0050092F" w:rsidRDefault="00CB7C69" w:rsidP="004E40BC">
      <w:pPr>
        <w:pStyle w:val="Heading1"/>
      </w:pPr>
      <w:bookmarkStart w:id="226" w:name="_Toc164845499"/>
      <w:r>
        <w:t>Настройка сервера приложений</w:t>
      </w:r>
      <w:bookmarkEnd w:id="226"/>
    </w:p>
    <w:p w14:paraId="07732920" w14:textId="77777777" w:rsidR="0050092F" w:rsidRDefault="00CB7C69" w:rsidP="003960AB">
      <w:r>
        <w:t>Создайте директории на сервере</w:t>
      </w:r>
      <w:r w:rsidR="00F161FF" w:rsidRPr="00972716">
        <w:t xml:space="preserve"> </w:t>
      </w:r>
      <w:r w:rsidR="00F161FF">
        <w:t xml:space="preserve">для </w:t>
      </w:r>
      <w:r w:rsidR="00F161FF">
        <w:rPr>
          <w:lang w:val="en-US"/>
        </w:rPr>
        <w:t>Keycloak</w:t>
      </w:r>
      <w:r w:rsidR="00F161FF" w:rsidRPr="00972716">
        <w:t xml:space="preserve"> </w:t>
      </w:r>
      <w:r w:rsidR="00F161FF">
        <w:t xml:space="preserve">и </w:t>
      </w:r>
      <w:r w:rsidR="00F161FF">
        <w:rPr>
          <w:lang w:val="en-US"/>
        </w:rPr>
        <w:t>Vault</w:t>
      </w:r>
      <w:r w:rsidR="00F161FF">
        <w:t xml:space="preserve">, с дополнительной </w:t>
      </w:r>
      <w:r w:rsidR="00F2606E">
        <w:t>директорией</w:t>
      </w:r>
      <w:r>
        <w:rPr>
          <w:rStyle w:val="FootnoteReference"/>
        </w:rPr>
        <w:footnoteReference w:id="8"/>
      </w:r>
      <w:r w:rsidR="00F2606E">
        <w:t>:</w:t>
      </w:r>
    </w:p>
    <w:p w14:paraId="07732921" w14:textId="77777777" w:rsidR="0050092F" w:rsidRDefault="00CB7C69" w:rsidP="003960AB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BC" wp14:editId="07732ABD">
                <wp:extent cx="5886450" cy="286247"/>
                <wp:effectExtent l="0" t="0" r="19050" b="19050"/>
                <wp:docPr id="43" name="Надпись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1E" w14:textId="77777777" w:rsidR="00E97363" w:rsidRPr="00E1274D" w:rsidRDefault="00CB7C69" w:rsidP="00334E80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sudo mkdir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p /opt/wss/{keycloak,vault}</w:t>
                            </w:r>
                          </w:p>
                          <w:p w14:paraId="07732C1F" w14:textId="77777777" w:rsidR="00E97363" w:rsidRPr="00F0202C" w:rsidRDefault="00E97363" w:rsidP="0050092F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BC" id="Надпись 43" o:spid="_x0000_s1072" type="#_x0000_t202" style="width:463.5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" fillcolor="#eeece1 [3214]">
                <v:textbox>
                  <w:txbxContent>
                    <w:p w14:paraId="07732C1E" w14:textId="77777777" w:rsidR="00E97363" w:rsidRPr="00E1274D" w:rsidRDefault="00CB7C69" w:rsidP="00334E80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sudo mkdir 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</w:rPr>
                        <w:t>-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p /opt/wss/{keycloak,vault}</w:t>
                      </w:r>
                    </w:p>
                    <w:p w14:paraId="07732C1F" w14:textId="77777777" w:rsidR="00E97363" w:rsidRPr="00F0202C" w:rsidRDefault="00E97363" w:rsidP="0050092F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22" w14:textId="77777777" w:rsidR="00231FB3" w:rsidRDefault="00CB7C69" w:rsidP="003960AB">
      <w:r>
        <w:t xml:space="preserve">Загрузить сертификаты </w:t>
      </w:r>
      <w:r w:rsidRPr="0055467D">
        <w:rPr>
          <w:b/>
          <w:lang w:val="en-US"/>
        </w:rPr>
        <w:t>server</w:t>
      </w:r>
      <w:r w:rsidRPr="0055467D">
        <w:rPr>
          <w:b/>
        </w:rPr>
        <w:t>.</w:t>
      </w:r>
      <w:r w:rsidRPr="0055467D">
        <w:rPr>
          <w:b/>
          <w:lang w:val="en-US"/>
        </w:rPr>
        <w:t>crt</w:t>
      </w:r>
      <w:r w:rsidRPr="0055467D">
        <w:t xml:space="preserve"> </w:t>
      </w:r>
      <w:r>
        <w:t xml:space="preserve">и </w:t>
      </w:r>
      <w:r w:rsidRPr="0055467D">
        <w:rPr>
          <w:b/>
          <w:lang w:val="en-US"/>
        </w:rPr>
        <w:t>server</w:t>
      </w:r>
      <w:r w:rsidRPr="0055467D">
        <w:rPr>
          <w:b/>
        </w:rPr>
        <w:t>.</w:t>
      </w:r>
      <w:r w:rsidRPr="0055467D">
        <w:rPr>
          <w:b/>
          <w:lang w:val="en-US"/>
        </w:rPr>
        <w:t>key</w:t>
      </w:r>
      <w:r w:rsidRPr="0055467D">
        <w:t xml:space="preserve"> </w:t>
      </w:r>
      <w:r>
        <w:t>в папки:</w:t>
      </w:r>
    </w:p>
    <w:p w14:paraId="07732923" w14:textId="77777777" w:rsidR="00231FB3" w:rsidRPr="00231FB3" w:rsidRDefault="00CB7C69" w:rsidP="000E6A4E">
      <w:pPr>
        <w:pStyle w:val="ListParagraph"/>
        <w:numPr>
          <w:ilvl w:val="1"/>
          <w:numId w:val="9"/>
        </w:numPr>
        <w:rPr>
          <w:lang w:val="en-US"/>
        </w:rPr>
      </w:pPr>
      <w:r w:rsidRPr="00231FB3">
        <w:rPr>
          <w:lang w:val="en-US"/>
        </w:rPr>
        <w:t>/</w:t>
      </w:r>
      <w:r w:rsidR="0030492A">
        <w:rPr>
          <w:lang w:val="en-US"/>
        </w:rPr>
        <w:t>etc</w:t>
      </w:r>
      <w:r w:rsidRPr="00231FB3">
        <w:rPr>
          <w:lang w:val="en-US"/>
        </w:rPr>
        <w:t>/ssl/</w:t>
      </w:r>
      <w:r w:rsidR="0030492A">
        <w:rPr>
          <w:lang w:val="en-US"/>
        </w:rPr>
        <w:t>certs/server.crt</w:t>
      </w:r>
    </w:p>
    <w:p w14:paraId="07732924" w14:textId="77777777" w:rsidR="00231FB3" w:rsidRDefault="00CB7C69" w:rsidP="000E6A4E">
      <w:pPr>
        <w:pStyle w:val="ListParagraph"/>
        <w:numPr>
          <w:ilvl w:val="1"/>
          <w:numId w:val="9"/>
        </w:numPr>
      </w:pPr>
      <w:r w:rsidRPr="00231FB3">
        <w:rPr>
          <w:lang w:val="en-US"/>
        </w:rPr>
        <w:t>/</w:t>
      </w:r>
      <w:r w:rsidR="0030492A">
        <w:rPr>
          <w:lang w:val="en-US"/>
        </w:rPr>
        <w:t>etc</w:t>
      </w:r>
      <w:r w:rsidRPr="00231FB3">
        <w:rPr>
          <w:lang w:val="en-US"/>
        </w:rPr>
        <w:t>/ssl</w:t>
      </w:r>
      <w:r w:rsidR="0030492A">
        <w:rPr>
          <w:lang w:val="en-US"/>
        </w:rPr>
        <w:t>/private/server.key</w:t>
      </w:r>
    </w:p>
    <w:p w14:paraId="07732925" w14:textId="77777777" w:rsidR="009A14C7" w:rsidRPr="003960AB" w:rsidRDefault="00CB7C69" w:rsidP="004E40BC">
      <w:pPr>
        <w:pStyle w:val="Heading2"/>
      </w:pPr>
      <w:bookmarkStart w:id="227" w:name="_Toc164845500"/>
      <w:r>
        <w:t xml:space="preserve">Настройка </w:t>
      </w:r>
      <w:r>
        <w:rPr>
          <w:lang w:val="en-US"/>
        </w:rPr>
        <w:t>Keycloak</w:t>
      </w:r>
      <w:bookmarkEnd w:id="227"/>
    </w:p>
    <w:p w14:paraId="07732926" w14:textId="77777777" w:rsidR="0050092F" w:rsidRDefault="00CB7C69" w:rsidP="003960AB">
      <w:r>
        <w:t>Создайте файл с переменными окружения:</w:t>
      </w:r>
    </w:p>
    <w:p w14:paraId="07732927" w14:textId="77777777" w:rsidR="0050092F" w:rsidRDefault="00CB7C69" w:rsidP="003960AB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BE" wp14:editId="07732ABF">
                <wp:extent cx="5886450" cy="286247"/>
                <wp:effectExtent l="0" t="0" r="19050" b="19050"/>
                <wp:docPr id="44" name="Надпись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20" w14:textId="77777777" w:rsidR="00E97363" w:rsidRPr="003C71EE" w:rsidRDefault="00CB7C69" w:rsidP="0050092F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sudo nano /opt/wss/keycloak/.env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BE" id="Надпись 44" o:spid="_x0000_s1073" type="#_x0000_t202" style="width:463.5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" fillcolor="#eeece1 [3214]">
                <v:textbox>
                  <w:txbxContent>
                    <w:p w14:paraId="07732C20" w14:textId="77777777" w:rsidR="00E97363" w:rsidRPr="003C71EE" w:rsidRDefault="00CB7C69" w:rsidP="0050092F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sudo nano /opt/wss/keycloak/.env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28" w14:textId="77777777" w:rsidR="0050092F" w:rsidRDefault="00CB7C69" w:rsidP="003960AB">
      <w:r>
        <w:t xml:space="preserve">Вставьте </w:t>
      </w:r>
      <w:r w:rsidR="00100EEF">
        <w:t>приведенный ниже текст в открывшийся текстовый редактор</w:t>
      </w:r>
      <w:r w:rsidR="006C100B" w:rsidRPr="006C100B">
        <w:t xml:space="preserve"> </w:t>
      </w:r>
      <w:r w:rsidR="006C100B">
        <w:t>с подменой необходимых переменных</w:t>
      </w:r>
      <w:r w:rsidR="00100EEF">
        <w:t>:</w:t>
      </w:r>
    </w:p>
    <w:p w14:paraId="07732929" w14:textId="77777777" w:rsidR="00100EEF" w:rsidRPr="0055467D" w:rsidRDefault="00CB7C69" w:rsidP="003960AB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07732AC0" wp14:editId="07732AC1">
                <wp:extent cx="5886450" cy="3467100"/>
                <wp:effectExtent l="0" t="0" r="19050" b="19050"/>
                <wp:docPr id="45" name="Надпись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34671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21" w14:textId="77777777" w:rsidR="00E97363" w:rsidRDefault="00CB7C69" w:rsidP="002D332B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250514"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  <w:t>#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  <w:t>PostgreSQL</w:t>
                            </w:r>
                          </w:p>
                          <w:p w14:paraId="07732C22" w14:textId="77777777" w:rsidR="00E97363" w:rsidRDefault="00CB7C69" w:rsidP="002D332B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  <w:t>#FQDN</w:t>
                            </w:r>
                            <w:r w:rsidRPr="00250514"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</w:rPr>
                              <w:t>сервера</w:t>
                            </w:r>
                            <w:r w:rsidRPr="00250514"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  <w:t xml:space="preserve">PostgreSQL </w:t>
                            </w:r>
                          </w:p>
                          <w:p w14:paraId="07732C23" w14:textId="77777777" w:rsidR="00E97363" w:rsidRPr="00222217" w:rsidRDefault="00CB7C69" w:rsidP="002D332B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POSTGRES_SERVER=change_me_database_server.domain.loc</w:t>
                            </w:r>
                          </w:p>
                          <w:p w14:paraId="07732C24" w14:textId="77777777" w:rsidR="00E97363" w:rsidRPr="00250514" w:rsidRDefault="00CB7C69" w:rsidP="002D332B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>#</w:t>
                            </w:r>
                            <w:r w:rsidRPr="002D332B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Имя</w:t>
                            </w: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D332B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базы</w:t>
                            </w: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D332B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данных</w:t>
                            </w: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для</w:t>
                            </w: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D332B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>Keycloak</w:t>
                            </w:r>
                          </w:p>
                          <w:p w14:paraId="07732C25" w14:textId="77777777" w:rsidR="00E97363" w:rsidRPr="00222217" w:rsidRDefault="00CB7C69" w:rsidP="002D332B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POSTGRES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DB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=change_me_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DB</w:t>
                            </w:r>
                          </w:p>
                          <w:p w14:paraId="07732C26" w14:textId="77777777" w:rsidR="00E97363" w:rsidRPr="00250514" w:rsidRDefault="00CB7C69" w:rsidP="002D332B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Имя</w:t>
                            </w: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пользователя</w:t>
                            </w: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>PostgreSQL</w:t>
                            </w: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для</w:t>
                            </w: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>Keycloak</w:t>
                            </w:r>
                          </w:p>
                          <w:p w14:paraId="07732C27" w14:textId="77777777" w:rsidR="00E97363" w:rsidRPr="00222217" w:rsidRDefault="00CB7C69" w:rsidP="007761C8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POSTGRES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USER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=change_me_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user</w:t>
                            </w:r>
                          </w:p>
                          <w:p w14:paraId="07732C28" w14:textId="77777777" w:rsidR="00E97363" w:rsidRPr="00222217" w:rsidRDefault="00CB7C69" w:rsidP="007761C8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222217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Пароль</w:t>
                            </w:r>
                            <w:r w:rsidRPr="00222217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пользователя</w:t>
                            </w:r>
                            <w:r w:rsidRPr="00222217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PostgreSQL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для</w:t>
                            </w:r>
                            <w:r w:rsidRPr="00222217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>Keycloak</w:t>
                            </w:r>
                          </w:p>
                          <w:p w14:paraId="07732C29" w14:textId="77777777" w:rsidR="00E97363" w:rsidRPr="00222217" w:rsidRDefault="00CB7C69" w:rsidP="007761C8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POSTGRES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PASSWORD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=change_me_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password</w:t>
                            </w:r>
                          </w:p>
                          <w:p w14:paraId="07732C2A" w14:textId="77777777" w:rsidR="00E97363" w:rsidRPr="00222217" w:rsidRDefault="00E97363" w:rsidP="007761C8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</w:p>
                          <w:p w14:paraId="07732C2B" w14:textId="77777777" w:rsidR="00E97363" w:rsidRPr="00250514" w:rsidRDefault="00CB7C69" w:rsidP="007761C8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250514"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  <w:t>#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</w:p>
                          <w:p w14:paraId="07732C2C" w14:textId="77777777" w:rsidR="00E97363" w:rsidRPr="00073352" w:rsidRDefault="00CB7C69" w:rsidP="007761C8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073352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FQDN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</w:rPr>
                              <w:t>сервер</w:t>
                            </w:r>
                            <w:r w:rsidRPr="00073352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  <w:r w:rsidRPr="00073352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07732C2D" w14:textId="77777777" w:rsidR="00E97363" w:rsidRPr="001F159C" w:rsidRDefault="00CB7C69" w:rsidP="007761C8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KEYCLOAK_HOSTNAME_FQDN=change_me_keycloak_server.domain.loc</w:t>
                            </w:r>
                          </w:p>
                          <w:p w14:paraId="07732C2E" w14:textId="77777777" w:rsidR="00E97363" w:rsidRPr="001F159C" w:rsidRDefault="00CB7C69" w:rsidP="007761C8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</w:rPr>
                              <w:t>УЗ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</w:rPr>
                              <w:t>администратора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07732C2F" w14:textId="77777777" w:rsidR="00E97363" w:rsidRPr="001F159C" w:rsidRDefault="00CB7C69" w:rsidP="007761C8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ADMIN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change_me_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administrator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07732C30" w14:textId="77777777" w:rsidR="00E97363" w:rsidRPr="001F159C" w:rsidRDefault="00CB7C69" w:rsidP="007761C8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</w:rPr>
                              <w:t>Пароль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</w:rPr>
                              <w:t>от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</w:rPr>
                              <w:t>УЗ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</w:rPr>
                              <w:t>администратора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07732C31" w14:textId="77777777" w:rsidR="00E97363" w:rsidRPr="001F159C" w:rsidRDefault="00CB7C69" w:rsidP="007761C8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ADMIN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PASSWORD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change_me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password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07732C32" w14:textId="77777777" w:rsidR="00E97363" w:rsidRPr="002D332B" w:rsidRDefault="00CB7C69" w:rsidP="007761C8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2D332B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#SSL</w:t>
                            </w:r>
                          </w:p>
                          <w:p w14:paraId="07732C33" w14:textId="77777777" w:rsidR="00E97363" w:rsidRPr="003960AB" w:rsidRDefault="00CB7C69" w:rsidP="007761C8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CRT_PWD=/etc/ssl/certs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/server.crt</w:t>
                            </w:r>
                          </w:p>
                          <w:p w14:paraId="07732C34" w14:textId="77777777" w:rsidR="00E97363" w:rsidRDefault="00CB7C69" w:rsidP="007761C8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KEY_PWD=/etc/ssl/private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/server.key</w:t>
                            </w:r>
                          </w:p>
                          <w:p w14:paraId="07732C35" w14:textId="77777777" w:rsidR="00E97363" w:rsidRPr="001F159C" w:rsidRDefault="00CB7C69" w:rsidP="007761C8">
                            <w:pPr>
                              <w:contextualSpacing/>
                              <w:rPr>
                                <w:rFonts w:ascii="Consolas" w:hAnsi="Consolas" w:cs="Courier New"/>
                                <w:color w:val="F79646" w:themeColor="accent6"/>
                                <w:sz w:val="16"/>
                                <w:lang w:val="en-US"/>
                              </w:rPr>
                            </w:pPr>
                            <w:r w:rsidRPr="002D332B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</w:rPr>
                              <w:t>Порты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</w:p>
                          <w:p w14:paraId="07732C36" w14:textId="77777777" w:rsidR="00E97363" w:rsidRDefault="00CB7C69" w:rsidP="003960AB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PORT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HTTPS=443</w:t>
                            </w:r>
                          </w:p>
                          <w:p w14:paraId="07732C37" w14:textId="77777777" w:rsidR="00E97363" w:rsidRPr="003960AB" w:rsidRDefault="00CB7C69" w:rsidP="009E6C86">
                            <w:pPr>
                              <w:contextualSpacing/>
                              <w:rPr>
                                <w:rFonts w:ascii="Consolas" w:hAnsi="Consolas" w:cs="Courier New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PORT_HTTP=80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C0" id="Надпись 45" o:spid="_x0000_s1074" type="#_x0000_t202" style="width:463.5pt;height:27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" fillcolor="#eeece1 [3214]">
                <v:textbox>
                  <w:txbxContent>
                    <w:p w14:paraId="07732C21" w14:textId="77777777" w:rsidR="00E97363" w:rsidRDefault="00CB7C69" w:rsidP="002D332B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</w:pPr>
                      <w:r w:rsidRPr="00250514">
                        <w:rPr>
                          <w:rStyle w:val="HTML2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  <w:t>#</w:t>
                      </w:r>
                      <w:r w:rsidRPr="003960AB">
                        <w:rPr>
                          <w:rStyle w:val="HTML2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  <w:t>PostgreSQL</w:t>
                      </w:r>
                    </w:p>
                    <w:p w14:paraId="07732C22" w14:textId="77777777" w:rsidR="00E97363" w:rsidRDefault="00CB7C69" w:rsidP="002D332B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</w:pPr>
                      <w:r>
                        <w:rPr>
                          <w:rStyle w:val="HTML2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  <w:t>#FQDN</w:t>
                      </w:r>
                      <w:r w:rsidRPr="00250514">
                        <w:rPr>
                          <w:rStyle w:val="HTML2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</w:rPr>
                        <w:t>сервера</w:t>
                      </w:r>
                      <w:r w:rsidRPr="00250514">
                        <w:rPr>
                          <w:rStyle w:val="HTML2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  <w:t xml:space="preserve">PostgreSQL </w:t>
                      </w:r>
                    </w:p>
                    <w:p w14:paraId="07732C23" w14:textId="77777777" w:rsidR="00E97363" w:rsidRPr="00222217" w:rsidRDefault="00CB7C69" w:rsidP="002D332B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 w:rsidRPr="00222217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POSTGRES_SERVER=change_me_database_server.domain.loc</w:t>
                      </w:r>
                    </w:p>
                    <w:p w14:paraId="07732C24" w14:textId="77777777" w:rsidR="00E97363" w:rsidRPr="00250514" w:rsidRDefault="00CB7C69" w:rsidP="002D332B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</w:pP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>#</w:t>
                      </w:r>
                      <w:r w:rsidRPr="002D332B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Имя</w:t>
                      </w: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D332B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базы</w:t>
                      </w: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D332B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данных</w:t>
                      </w: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для</w:t>
                      </w: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D332B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>Keycloak</w:t>
                      </w:r>
                    </w:p>
                    <w:p w14:paraId="07732C25" w14:textId="77777777" w:rsidR="00E97363" w:rsidRPr="00222217" w:rsidRDefault="00CB7C69" w:rsidP="002D332B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POSTGRES</w:t>
                      </w:r>
                      <w:r w:rsidRPr="00222217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DB</w:t>
                      </w:r>
                      <w:r w:rsidRPr="00222217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=change_me_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Keycloak</w:t>
                      </w:r>
                      <w:r w:rsidRPr="00222217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DB</w:t>
                      </w:r>
                    </w:p>
                    <w:p w14:paraId="07732C26" w14:textId="77777777" w:rsidR="00E97363" w:rsidRPr="00250514" w:rsidRDefault="00CB7C69" w:rsidP="002D332B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</w:pP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>#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Имя</w:t>
                      </w: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пользователя</w:t>
                      </w: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>PostgreSQL</w:t>
                      </w: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для</w:t>
                      </w: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>Keycloak</w:t>
                      </w:r>
                    </w:p>
                    <w:p w14:paraId="07732C27" w14:textId="77777777" w:rsidR="00E97363" w:rsidRPr="00222217" w:rsidRDefault="00CB7C69" w:rsidP="007761C8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POSTGRES</w:t>
                      </w:r>
                      <w:r w:rsidRPr="00222217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USER</w:t>
                      </w:r>
                      <w:r w:rsidRPr="00222217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=change_me_</w:t>
                      </w: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keycloak</w:t>
                      </w:r>
                      <w:r w:rsidRPr="00222217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user</w:t>
                      </w:r>
                    </w:p>
                    <w:p w14:paraId="07732C28" w14:textId="77777777" w:rsidR="00E97363" w:rsidRPr="00222217" w:rsidRDefault="00CB7C69" w:rsidP="007761C8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</w:pPr>
                      <w:r w:rsidRPr="00222217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>#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Пароль</w:t>
                      </w:r>
                      <w:r w:rsidRPr="00222217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пользователя</w:t>
                      </w:r>
                      <w:r w:rsidRPr="00222217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PostgreSQL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для</w:t>
                      </w:r>
                      <w:r w:rsidRPr="00222217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>Keycloak</w:t>
                      </w:r>
                    </w:p>
                    <w:p w14:paraId="07732C29" w14:textId="77777777" w:rsidR="00E97363" w:rsidRPr="00222217" w:rsidRDefault="00CB7C69" w:rsidP="007761C8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POSTGRES</w:t>
                      </w:r>
                      <w:r w:rsidRPr="00222217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PASSWORD</w:t>
                      </w:r>
                      <w:r w:rsidRPr="00222217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=change_me_</w:t>
                      </w: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password</w:t>
                      </w:r>
                    </w:p>
                    <w:p w14:paraId="07732C2A" w14:textId="77777777" w:rsidR="00E97363" w:rsidRPr="00222217" w:rsidRDefault="00E97363" w:rsidP="007761C8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</w:p>
                    <w:p w14:paraId="07732C2B" w14:textId="77777777" w:rsidR="00E97363" w:rsidRPr="00250514" w:rsidRDefault="00CB7C69" w:rsidP="007761C8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</w:pPr>
                      <w:r w:rsidRPr="00250514">
                        <w:rPr>
                          <w:rStyle w:val="HTML2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  <w:t>#</w:t>
                      </w:r>
                      <w:r w:rsidRPr="003960AB">
                        <w:rPr>
                          <w:rStyle w:val="HTML2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  <w:t>Keycloak</w:t>
                      </w:r>
                    </w:p>
                    <w:p w14:paraId="07732C2C" w14:textId="77777777" w:rsidR="00E97363" w:rsidRPr="00073352" w:rsidRDefault="00CB7C69" w:rsidP="007761C8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</w:pPr>
                      <w:r w:rsidRPr="00073352"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#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FQDN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</w:rPr>
                        <w:t>сервер</w:t>
                      </w:r>
                      <w:r w:rsidRPr="00073352"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Keycloak</w:t>
                      </w:r>
                      <w:r w:rsidRPr="00073352"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07732C2D" w14:textId="77777777" w:rsidR="00E97363" w:rsidRPr="001F159C" w:rsidRDefault="00CB7C69" w:rsidP="007761C8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KEYCLOAK_HOSTNAME_FQDN=change_me_keycloak_server.domain.loc</w:t>
                      </w:r>
                    </w:p>
                    <w:p w14:paraId="07732C2E" w14:textId="77777777" w:rsidR="00E97363" w:rsidRPr="001F159C" w:rsidRDefault="00CB7C69" w:rsidP="007761C8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</w:pPr>
                      <w:r w:rsidRPr="001F159C"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#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</w:rPr>
                        <w:t>УЗ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</w:rPr>
                        <w:t>администратора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Keycloak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07732C2F" w14:textId="77777777" w:rsidR="00E97363" w:rsidRPr="001F159C" w:rsidRDefault="00CB7C69" w:rsidP="007761C8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KEYCLOAK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ADMIN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=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change_me_</w:t>
                      </w: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administrator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07732C30" w14:textId="77777777" w:rsidR="00E97363" w:rsidRPr="001F159C" w:rsidRDefault="00CB7C69" w:rsidP="007761C8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</w:pPr>
                      <w:r w:rsidRPr="001F159C"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#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</w:rPr>
                        <w:t>Пароль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</w:rPr>
                        <w:t>от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</w:rPr>
                        <w:t>УЗ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</w:rPr>
                        <w:t>администратора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keycloak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07732C31" w14:textId="77777777" w:rsidR="00E97363" w:rsidRPr="001F159C" w:rsidRDefault="00CB7C69" w:rsidP="007761C8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KEYCLOAK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ADMIN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PASSWORD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=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change_me</w:t>
                      </w: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password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07732C32" w14:textId="77777777" w:rsidR="00E97363" w:rsidRPr="002D332B" w:rsidRDefault="00CB7C69" w:rsidP="007761C8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</w:pPr>
                      <w:r w:rsidRPr="002D332B"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#SSL</w:t>
                      </w:r>
                    </w:p>
                    <w:p w14:paraId="07732C33" w14:textId="77777777" w:rsidR="00E97363" w:rsidRPr="003960AB" w:rsidRDefault="00CB7C69" w:rsidP="007761C8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CRT_PWD=/etc/ssl/certs</w:t>
                      </w: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/server.crt</w:t>
                      </w:r>
                    </w:p>
                    <w:p w14:paraId="07732C34" w14:textId="77777777" w:rsidR="00E97363" w:rsidRDefault="00CB7C69" w:rsidP="007761C8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KEY_PWD=/etc/ssl/private</w:t>
                      </w: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/server.key</w:t>
                      </w:r>
                    </w:p>
                    <w:p w14:paraId="07732C35" w14:textId="77777777" w:rsidR="00E97363" w:rsidRPr="001F159C" w:rsidRDefault="00CB7C69" w:rsidP="007761C8">
                      <w:pPr>
                        <w:contextualSpacing/>
                        <w:rPr>
                          <w:rFonts w:ascii="Consolas" w:hAnsi="Consolas" w:cs="Courier New"/>
                          <w:color w:val="F79646" w:themeColor="accent6"/>
                          <w:sz w:val="16"/>
                          <w:lang w:val="en-US"/>
                        </w:rPr>
                      </w:pPr>
                      <w:r w:rsidRPr="002D332B"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#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</w:rPr>
                        <w:t>Порты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Keycloak</w:t>
                      </w:r>
                    </w:p>
                    <w:p w14:paraId="07732C36" w14:textId="77777777" w:rsidR="00E97363" w:rsidRDefault="00CB7C69" w:rsidP="003960AB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PORT</w:t>
                      </w:r>
                      <w:r w:rsidRPr="001F159C"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HTTPS=443</w:t>
                      </w:r>
                    </w:p>
                    <w:p w14:paraId="07732C37" w14:textId="77777777" w:rsidR="00E97363" w:rsidRPr="003960AB" w:rsidRDefault="00CB7C69" w:rsidP="009E6C86">
                      <w:pPr>
                        <w:contextualSpacing/>
                        <w:rPr>
                          <w:rFonts w:ascii="Consolas" w:hAnsi="Consolas" w:cs="Courier New"/>
                          <w:sz w:val="16"/>
                          <w:lang w:val="en-US"/>
                        </w:rPr>
                      </w:pPr>
                      <w:r>
                        <w:rPr>
                          <w:rStyle w:val="HTML2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PORT_HTTP=80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2A" w14:textId="77777777" w:rsidR="0050092F" w:rsidRPr="003960AB" w:rsidRDefault="00CB7C69" w:rsidP="003960AB">
      <w:r>
        <w:t xml:space="preserve">Создайте файл конфигурации для </w:t>
      </w:r>
      <w:r>
        <w:rPr>
          <w:lang w:val="en-US"/>
        </w:rPr>
        <w:t>Docker</w:t>
      </w:r>
      <w:r w:rsidRPr="003960AB">
        <w:t xml:space="preserve"> </w:t>
      </w:r>
      <w:r>
        <w:rPr>
          <w:lang w:val="en-US"/>
        </w:rPr>
        <w:t>Compose</w:t>
      </w:r>
      <w:r w:rsidRPr="003960AB">
        <w:t>:</w:t>
      </w:r>
    </w:p>
    <w:p w14:paraId="0773292B" w14:textId="77777777" w:rsidR="00100EEF" w:rsidRDefault="00CB7C69" w:rsidP="003960AB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C2" wp14:editId="07732AC3">
                <wp:extent cx="5886450" cy="238539"/>
                <wp:effectExtent l="0" t="0" r="19050" b="28575"/>
                <wp:docPr id="46" name="Надпись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38539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38" w14:textId="77777777" w:rsidR="00E97363" w:rsidRPr="00F0202C" w:rsidRDefault="00CB7C69" w:rsidP="00100EEF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sudo nano /opt/wss/keycloak/docker-compose.yml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C2" id="Надпись 46" o:spid="_x0000_s1075" type="#_x0000_t202" style="width:463.5pt;height:1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" fillcolor="#eeece1 [3214]">
                <v:textbox>
                  <w:txbxContent>
                    <w:p w14:paraId="07732C38" w14:textId="77777777" w:rsidR="00E97363" w:rsidRPr="00F0202C" w:rsidRDefault="00CB7C69" w:rsidP="00100EEF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sudo nano /opt/wss/keycloak/docker-compose.yml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2C" w14:textId="77777777" w:rsidR="00100EEF" w:rsidRDefault="00CB7C69" w:rsidP="003960AB">
      <w:r w:rsidRPr="003960AB">
        <w:t>Вставьте приведенный ниже текст с подменой необходимых переменных в открывшийся текстовый редактор</w:t>
      </w:r>
      <w:r>
        <w:rPr>
          <w:rStyle w:val="FootnoteReference"/>
        </w:rPr>
        <w:footnoteReference w:id="9"/>
      </w:r>
      <w:r w:rsidRPr="003960AB">
        <w:t>:</w:t>
      </w:r>
    </w:p>
    <w:p w14:paraId="0773292D" w14:textId="77777777" w:rsidR="00100EEF" w:rsidRPr="00E87F2A" w:rsidRDefault="00CB7C69" w:rsidP="003960AB"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07732AC4" wp14:editId="07732AC5">
                <wp:extent cx="5886450" cy="5753100"/>
                <wp:effectExtent l="0" t="0" r="19050" b="19050"/>
                <wp:docPr id="47" name="Надпись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57531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39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>services:</w:t>
                            </w:r>
                          </w:p>
                          <w:p w14:paraId="07732C3A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keycloak:</w:t>
                            </w:r>
                          </w:p>
                          <w:p w14:paraId="07732C3B" w14:textId="77777777" w:rsidR="00E97363" w:rsidRPr="001A6514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image: </w:t>
                            </w:r>
                            <w:r w:rsidRPr="001A6514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>quay.io/keycloak/keycloak:24.0.2</w:t>
                            </w:r>
                          </w:p>
                          <w:p w14:paraId="07732C3C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container_name:</w:t>
                            </w:r>
                            <w:r w:rsidRPr="001A6514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keycloak</w:t>
                            </w:r>
                          </w:p>
                          <w:p w14:paraId="07732C3D" w14:textId="77777777" w:rsidR="00E97363" w:rsidRPr="001A6514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restart: </w:t>
                            </w:r>
                            <w:r w:rsidRPr="001A6514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>always</w:t>
                            </w:r>
                          </w:p>
                          <w:p w14:paraId="07732C3E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>ports:</w:t>
                            </w:r>
                          </w:p>
                          <w:p w14:paraId="07732C3F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   - ${PORT_HTTPS}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>:8443</w:t>
                            </w:r>
                          </w:p>
                          <w:p w14:paraId="07732C40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   - ${PORT_HTTP}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>:8080</w:t>
                            </w:r>
                          </w:p>
                          <w:p w14:paraId="07732C41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volumes:</w:t>
                            </w:r>
                          </w:p>
                          <w:p w14:paraId="07732C42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- ${CRT_PWD}:/etc/x509/https/tls.crt</w:t>
                            </w:r>
                          </w:p>
                          <w:p w14:paraId="07732C43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- ${KEY_PWD}:/etc/x509/https/tls.key</w:t>
                            </w:r>
                          </w:p>
                          <w:p w14:paraId="07732C44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>environment:</w:t>
                            </w:r>
                          </w:p>
                          <w:p w14:paraId="07732C45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KC_HOS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>TNAME_URL: https://${KEYCLOAK_HOSTNAME_FQDN}:${PORT_HTTPS}</w:t>
                            </w:r>
                          </w:p>
                          <w:p w14:paraId="07732C46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>KC_DB: postgres</w:t>
                            </w:r>
                          </w:p>
                          <w:p w14:paraId="07732C47" w14:textId="77777777" w:rsidR="00E97363" w:rsidRPr="001F159C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  KC_DB_URL: jdbc:postgresql://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>${POSTGRES_SERVER}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>${POSTGRES_DB}</w:t>
                            </w:r>
                          </w:p>
                          <w:p w14:paraId="07732C48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 KC_DB_USERNAME: ${POSTGRES_USER}</w:t>
                            </w:r>
                          </w:p>
                          <w:p w14:paraId="07732C49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KC_DB_PASSWORD: ${POSTGRES_PASSWORD}</w:t>
                            </w:r>
                          </w:p>
                          <w:p w14:paraId="07732C4A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KC_HTTP_ENABLED: "true"</w:t>
                            </w:r>
                          </w:p>
                          <w:p w14:paraId="07732C4B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KC_HTTPS_CERTIFICATE_FILE: /etc/x509/https/tls.crt</w:t>
                            </w:r>
                          </w:p>
                          <w:p w14:paraId="07732C4C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  KC_HTTPS_CERTIFICATE_KEY_FILE: /etc/x509/https/tls.key</w:t>
                            </w:r>
                          </w:p>
                          <w:p w14:paraId="07732C4D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 KEYCLOAK_ADMIN: ${KEYCLOAK_ADMIN}</w:t>
                            </w:r>
                          </w:p>
                          <w:p w14:paraId="07732C4E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KEYCLOAK_ADMIN_PASSWORD: ${KEYCLOAK_ADMIN_PASSWORD}</w:t>
                            </w:r>
                          </w:p>
                          <w:p w14:paraId="07732C4F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KC_HOSTNAME_STRICT: "true"</w:t>
                            </w:r>
                          </w:p>
                          <w:p w14:paraId="07732C50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KC_HOSTNAME_STRICT_BACKCHANNEL: "true"</w:t>
                            </w:r>
                          </w:p>
                          <w:p w14:paraId="07732C51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  KC_HOSTNAME_PATH: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>${KEYCLOAK_HOSTNAME_FQDN}</w:t>
                            </w:r>
                          </w:p>
                          <w:p w14:paraId="07732C52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 KC_HOSTNAME_PORT: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>${PORT_HTTPS}</w:t>
                            </w:r>
                          </w:p>
                          <w:p w14:paraId="07732C53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KC_PROXY_ADDRESS_FORWARDING: "true"</w:t>
                            </w:r>
                          </w:p>
                          <w:p w14:paraId="07732C54" w14:textId="77777777" w:rsidR="00E97363" w:rsidRPr="006D3195" w:rsidRDefault="00CB7C69" w:rsidP="006D3195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KC_PROXY: edge</w:t>
                            </w:r>
                          </w:p>
                          <w:p w14:paraId="07732C55" w14:textId="77777777" w:rsidR="00E97363" w:rsidRPr="003960AB" w:rsidRDefault="00CB7C69" w:rsidP="006D3195">
                            <w:pPr>
                              <w:contextualSpacing/>
                              <w:rPr>
                                <w:rFonts w:ascii="Consolas" w:hAnsi="Consolas" w:cs="Courier New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D3195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command: 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sz w:val="16"/>
                                <w:szCs w:val="16"/>
                                <w:lang w:val="en-US"/>
                              </w:rPr>
                              <w:t>"start"</w:t>
                            </w:r>
                          </w:p>
                          <w:p w14:paraId="07732C56" w14:textId="77777777" w:rsidR="00E97363" w:rsidRPr="00222217" w:rsidRDefault="00CB7C69" w:rsidP="00222217">
                            <w:pPr>
                              <w:contextualSpacing/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22217"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</w:t>
                            </w:r>
                            <w:r w:rsidRPr="00222217"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>networks:</w:t>
                            </w:r>
                          </w:p>
                          <w:p w14:paraId="07732C57" w14:textId="77777777" w:rsidR="00E97363" w:rsidRPr="00222217" w:rsidRDefault="00CB7C69" w:rsidP="00222217">
                            <w:pPr>
                              <w:contextualSpacing/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22217"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222217"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>keycloak-net:</w:t>
                            </w:r>
                          </w:p>
                          <w:p w14:paraId="07732C58" w14:textId="77777777" w:rsidR="00E97363" w:rsidRPr="00222217" w:rsidRDefault="00CB7C69" w:rsidP="00222217">
                            <w:pPr>
                              <w:contextualSpacing/>
                              <w:rPr>
                                <w:rFonts w:ascii="Consolas" w:hAnsi="Consolas" w:cs="Courier New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22217"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  </w:t>
                            </w:r>
                            <w:r w:rsidRPr="00222217"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ipv4_address: </w:t>
                            </w:r>
                            <w:r w:rsidRPr="00222217">
                              <w:rPr>
                                <w:rFonts w:ascii="Consolas" w:hAnsi="Consolas" w:cs="Courier New"/>
                                <w:b/>
                                <w:sz w:val="16"/>
                                <w:szCs w:val="16"/>
                                <w:lang w:val="en-US"/>
                              </w:rPr>
                              <w:t>10.10.0.5</w:t>
                            </w:r>
                          </w:p>
                          <w:p w14:paraId="07732C59" w14:textId="77777777" w:rsidR="00E97363" w:rsidRPr="00250514" w:rsidRDefault="00E97363" w:rsidP="00222217">
                            <w:pPr>
                              <w:contextualSpacing/>
                              <w:rPr>
                                <w:rFonts w:ascii="Consolas" w:hAnsi="Consolas" w:cs="Courier New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7732C5A" w14:textId="77777777" w:rsidR="00E97363" w:rsidRPr="00222217" w:rsidRDefault="00CB7C69" w:rsidP="00222217">
                            <w:pPr>
                              <w:contextualSpacing/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22217"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>networks:</w:t>
                            </w:r>
                          </w:p>
                          <w:p w14:paraId="07732C5B" w14:textId="77777777" w:rsidR="00E97363" w:rsidRPr="00222217" w:rsidRDefault="00CB7C69" w:rsidP="00222217">
                            <w:pPr>
                              <w:contextualSpacing/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22217"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keycloak-net:</w:t>
                            </w:r>
                          </w:p>
                          <w:p w14:paraId="07732C5C" w14:textId="77777777" w:rsidR="00E97363" w:rsidRPr="00222217" w:rsidRDefault="00CB7C69" w:rsidP="00222217">
                            <w:pPr>
                              <w:contextualSpacing/>
                              <w:rPr>
                                <w:rFonts w:ascii="Consolas" w:hAnsi="Consolas" w:cs="Courier New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22217"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 driver: </w:t>
                            </w:r>
                            <w:r w:rsidRPr="00222217">
                              <w:rPr>
                                <w:rFonts w:ascii="Consolas" w:hAnsi="Consolas" w:cs="Courier New"/>
                                <w:b/>
                                <w:sz w:val="16"/>
                                <w:szCs w:val="16"/>
                                <w:lang w:val="en-US"/>
                              </w:rPr>
                              <w:t>bridge</w:t>
                            </w:r>
                          </w:p>
                          <w:p w14:paraId="07732C5D" w14:textId="77777777" w:rsidR="00E97363" w:rsidRPr="00222217" w:rsidRDefault="00CB7C69" w:rsidP="00222217">
                            <w:pPr>
                              <w:contextualSpacing/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22217"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 ipam:</w:t>
                            </w:r>
                          </w:p>
                          <w:p w14:paraId="07732C5E" w14:textId="77777777" w:rsidR="00E97363" w:rsidRPr="00222217" w:rsidRDefault="00CB7C69" w:rsidP="00222217">
                            <w:pPr>
                              <w:contextualSpacing/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22217"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   config:</w:t>
                            </w:r>
                          </w:p>
                          <w:p w14:paraId="07732C5F" w14:textId="77777777" w:rsidR="00E97363" w:rsidRPr="003960AB" w:rsidRDefault="00CB7C69" w:rsidP="00222217">
                            <w:pPr>
                              <w:contextualSpacing/>
                              <w:rPr>
                                <w:rFonts w:ascii="Consolas" w:hAnsi="Consolas" w:cs="Courier New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22217">
                              <w:rPr>
                                <w:rFonts w:ascii="Consolas" w:hAnsi="Consolas" w:cs="Courier New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       - subnet: 10.10.0.0/16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C4" id="Надпись 47" o:spid="_x0000_s1076" type="#_x0000_t202" style="width:463.5pt;height:4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" fillcolor="#eeece1 [3214]">
                <v:textbox>
                  <w:txbxContent>
                    <w:p w14:paraId="07732C39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>services:</w:t>
                      </w:r>
                    </w:p>
                    <w:p w14:paraId="07732C3A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keycloak:</w:t>
                      </w:r>
                    </w:p>
                    <w:p w14:paraId="07732C3B" w14:textId="77777777" w:rsidR="00E97363" w:rsidRPr="001A6514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image: </w:t>
                      </w:r>
                      <w:r w:rsidRPr="001A6514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>quay.io/keycloak/keycloak:24.0.2</w:t>
                      </w:r>
                    </w:p>
                    <w:p w14:paraId="07732C3C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container_name:</w:t>
                      </w:r>
                      <w:r w:rsidRPr="001A6514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keycloak</w:t>
                      </w:r>
                    </w:p>
                    <w:p w14:paraId="07732C3D" w14:textId="77777777" w:rsidR="00E97363" w:rsidRPr="001A6514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restart: </w:t>
                      </w:r>
                      <w:r w:rsidRPr="001A6514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>always</w:t>
                      </w:r>
                    </w:p>
                    <w:p w14:paraId="07732C3E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>ports:</w:t>
                      </w:r>
                    </w:p>
                    <w:p w14:paraId="07732C3F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   - ${PORT_HTTPS}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>:8443</w:t>
                      </w:r>
                    </w:p>
                    <w:p w14:paraId="07732C40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   - ${PORT_HTTP}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>:8080</w:t>
                      </w:r>
                    </w:p>
                    <w:p w14:paraId="07732C41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volumes:</w:t>
                      </w:r>
                    </w:p>
                    <w:p w14:paraId="07732C42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- ${CRT_PWD}:/etc/x509/https/tls.crt</w:t>
                      </w:r>
                    </w:p>
                    <w:p w14:paraId="07732C43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- ${KEY_PWD}:/etc/x509/https/tls.key</w:t>
                      </w:r>
                    </w:p>
                    <w:p w14:paraId="07732C44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>environment:</w:t>
                      </w:r>
                    </w:p>
                    <w:p w14:paraId="07732C45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KC_HOS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>TNAME_URL: https://${KEYCLOAK_HOSTNAME_FQDN}:${PORT_HTTPS}</w:t>
                      </w:r>
                    </w:p>
                    <w:p w14:paraId="07732C46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 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>KC_DB: postgres</w:t>
                      </w:r>
                    </w:p>
                    <w:p w14:paraId="07732C47" w14:textId="77777777" w:rsidR="00E97363" w:rsidRPr="001F159C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  KC_DB_URL: jdbc:postgresql://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>${POSTGRES_SERVER}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>/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>${POSTGRES_DB}</w:t>
                      </w:r>
                    </w:p>
                    <w:p w14:paraId="07732C48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 KC_DB_USERNAME: ${POSTGRES_USER}</w:t>
                      </w:r>
                    </w:p>
                    <w:p w14:paraId="07732C49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KC_DB_PASSWORD: ${POSTGRES_PASSWORD}</w:t>
                      </w:r>
                    </w:p>
                    <w:p w14:paraId="07732C4A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KC_HTTP_ENABLED: "true"</w:t>
                      </w:r>
                    </w:p>
                    <w:p w14:paraId="07732C4B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KC_HTTPS_CERTIFICATE_FILE: /etc/x509/https/tls.crt</w:t>
                      </w:r>
                    </w:p>
                    <w:p w14:paraId="07732C4C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  KC_HTTPS_CERTIFICATE_KEY_FILE: /etc/x509/https/tls.key</w:t>
                      </w:r>
                    </w:p>
                    <w:p w14:paraId="07732C4D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 KEYCLOAK_ADMIN: ${KEYCLOAK_ADMIN}</w:t>
                      </w:r>
                    </w:p>
                    <w:p w14:paraId="07732C4E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KEYCLOAK_ADMIN_PASSWORD: ${KEYCLOAK_ADMIN_PASSWORD}</w:t>
                      </w:r>
                    </w:p>
                    <w:p w14:paraId="07732C4F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KC_HOSTNAME_STRICT: "true"</w:t>
                      </w:r>
                    </w:p>
                    <w:p w14:paraId="07732C50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KC_HOSTNAME_STRICT_BACKCHANNEL: "true"</w:t>
                      </w:r>
                    </w:p>
                    <w:p w14:paraId="07732C51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  KC_HOSTNAME_PATH: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>${KEYCLOAK_HOSTNAME_FQDN}</w:t>
                      </w:r>
                    </w:p>
                    <w:p w14:paraId="07732C52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 KC_HOSTNAME_PORT: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>${PORT_HTTPS}</w:t>
                      </w:r>
                    </w:p>
                    <w:p w14:paraId="07732C53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KC_PROXY_ADDRESS_FORWARDING: "true"</w:t>
                      </w:r>
                    </w:p>
                    <w:p w14:paraId="07732C54" w14:textId="77777777" w:rsidR="00E97363" w:rsidRPr="006D3195" w:rsidRDefault="00CB7C69" w:rsidP="006D3195">
                      <w:pPr>
                        <w:contextualSpacing/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 xml:space="preserve">  KC_PROXY: edge</w:t>
                      </w:r>
                    </w:p>
                    <w:p w14:paraId="07732C55" w14:textId="77777777" w:rsidR="00E97363" w:rsidRPr="003960AB" w:rsidRDefault="00CB7C69" w:rsidP="006D3195">
                      <w:pPr>
                        <w:contextualSpacing/>
                        <w:rPr>
                          <w:rFonts w:ascii="Consolas" w:hAnsi="Consolas" w:cs="Courier New"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D3195">
                        <w:rPr>
                          <w:rStyle w:val="HTML2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command: </w:t>
                      </w:r>
                      <w:r w:rsidRPr="00222217">
                        <w:rPr>
                          <w:rStyle w:val="HTML2"/>
                          <w:rFonts w:ascii="Consolas" w:eastAsiaTheme="majorEastAsia" w:hAnsi="Consolas"/>
                          <w:b/>
                          <w:sz w:val="16"/>
                          <w:szCs w:val="16"/>
                          <w:lang w:val="en-US"/>
                        </w:rPr>
                        <w:t>"start"</w:t>
                      </w:r>
                    </w:p>
                    <w:p w14:paraId="07732C56" w14:textId="77777777" w:rsidR="00E97363" w:rsidRPr="00222217" w:rsidRDefault="00CB7C69" w:rsidP="00222217">
                      <w:pPr>
                        <w:contextualSpacing/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222217"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</w:t>
                      </w:r>
                      <w:r w:rsidRPr="00222217"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>networks:</w:t>
                      </w:r>
                    </w:p>
                    <w:p w14:paraId="07732C57" w14:textId="77777777" w:rsidR="00E97363" w:rsidRPr="00222217" w:rsidRDefault="00CB7C69" w:rsidP="00222217">
                      <w:pPr>
                        <w:contextualSpacing/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222217"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222217"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>keycloak-net:</w:t>
                      </w:r>
                    </w:p>
                    <w:p w14:paraId="07732C58" w14:textId="77777777" w:rsidR="00E97363" w:rsidRPr="00222217" w:rsidRDefault="00CB7C69" w:rsidP="00222217">
                      <w:pPr>
                        <w:contextualSpacing/>
                        <w:rPr>
                          <w:rFonts w:ascii="Consolas" w:hAnsi="Consolas" w:cs="Courier New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222217"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  </w:t>
                      </w:r>
                      <w:r w:rsidRPr="00222217"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ipv4_address: </w:t>
                      </w:r>
                      <w:r w:rsidRPr="00222217">
                        <w:rPr>
                          <w:rFonts w:ascii="Consolas" w:hAnsi="Consolas" w:cs="Courier New"/>
                          <w:b/>
                          <w:sz w:val="16"/>
                          <w:szCs w:val="16"/>
                          <w:lang w:val="en-US"/>
                        </w:rPr>
                        <w:t>10.10.0.5</w:t>
                      </w:r>
                    </w:p>
                    <w:p w14:paraId="07732C59" w14:textId="77777777" w:rsidR="00E97363" w:rsidRPr="00250514" w:rsidRDefault="00E97363" w:rsidP="00222217">
                      <w:pPr>
                        <w:contextualSpacing/>
                        <w:rPr>
                          <w:rFonts w:ascii="Consolas" w:hAnsi="Consolas" w:cs="Courier New"/>
                          <w:b/>
                          <w:sz w:val="16"/>
                          <w:szCs w:val="16"/>
                          <w:lang w:val="en-US"/>
                        </w:rPr>
                      </w:pPr>
                    </w:p>
                    <w:p w14:paraId="07732C5A" w14:textId="77777777" w:rsidR="00E97363" w:rsidRPr="00222217" w:rsidRDefault="00CB7C69" w:rsidP="00222217">
                      <w:pPr>
                        <w:contextualSpacing/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222217"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>networks:</w:t>
                      </w:r>
                    </w:p>
                    <w:p w14:paraId="07732C5B" w14:textId="77777777" w:rsidR="00E97363" w:rsidRPr="00222217" w:rsidRDefault="00CB7C69" w:rsidP="00222217">
                      <w:pPr>
                        <w:contextualSpacing/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222217"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keycloak-net:</w:t>
                      </w:r>
                    </w:p>
                    <w:p w14:paraId="07732C5C" w14:textId="77777777" w:rsidR="00E97363" w:rsidRPr="00222217" w:rsidRDefault="00CB7C69" w:rsidP="00222217">
                      <w:pPr>
                        <w:contextualSpacing/>
                        <w:rPr>
                          <w:rFonts w:ascii="Consolas" w:hAnsi="Consolas" w:cs="Courier New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222217"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 driver: </w:t>
                      </w:r>
                      <w:r w:rsidRPr="00222217">
                        <w:rPr>
                          <w:rFonts w:ascii="Consolas" w:hAnsi="Consolas" w:cs="Courier New"/>
                          <w:b/>
                          <w:sz w:val="16"/>
                          <w:szCs w:val="16"/>
                          <w:lang w:val="en-US"/>
                        </w:rPr>
                        <w:t>bridge</w:t>
                      </w:r>
                    </w:p>
                    <w:p w14:paraId="07732C5D" w14:textId="77777777" w:rsidR="00E97363" w:rsidRPr="00222217" w:rsidRDefault="00CB7C69" w:rsidP="00222217">
                      <w:pPr>
                        <w:contextualSpacing/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222217"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 ipam:</w:t>
                      </w:r>
                    </w:p>
                    <w:p w14:paraId="07732C5E" w14:textId="77777777" w:rsidR="00E97363" w:rsidRPr="00222217" w:rsidRDefault="00CB7C69" w:rsidP="00222217">
                      <w:pPr>
                        <w:contextualSpacing/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222217">
                        <w:rPr>
                          <w:rFonts w:ascii="Consolas" w:hAnsi="Consolas" w:cs="Courier New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   config:</w:t>
                      </w:r>
                    </w:p>
                    <w:p w14:paraId="07732C5F" w14:textId="77777777" w:rsidR="00E97363" w:rsidRPr="003960AB" w:rsidRDefault="00CB7C69" w:rsidP="00222217">
                      <w:pPr>
                        <w:contextualSpacing/>
                        <w:rPr>
                          <w:rFonts w:ascii="Consolas" w:hAnsi="Consolas" w:cs="Courier New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222217">
                        <w:rPr>
                          <w:rFonts w:ascii="Consolas" w:hAnsi="Consolas" w:cs="Courier New"/>
                          <w:b/>
                          <w:sz w:val="16"/>
                          <w:szCs w:val="16"/>
                          <w:lang w:val="en-US"/>
                        </w:rPr>
                        <w:t xml:space="preserve">        - subnet: 10.10.0.0/16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2E" w14:textId="77777777" w:rsidR="00100EEF" w:rsidRDefault="00CB7C69" w:rsidP="003960AB">
      <w:r w:rsidRPr="00264F10">
        <w:t xml:space="preserve">Важно, чтобы внутри контейнера пути к сертификату и закрытому ключу были строго </w:t>
      </w:r>
      <w:r w:rsidRPr="003960AB">
        <w:rPr>
          <w:b/>
        </w:rPr>
        <w:t>«/etc/x509/https/tls.crt»</w:t>
      </w:r>
      <w:r w:rsidRPr="00264F10">
        <w:t xml:space="preserve"> и </w:t>
      </w:r>
      <w:r w:rsidRPr="003960AB">
        <w:rPr>
          <w:b/>
        </w:rPr>
        <w:t>«/etc/x509/https/tls.key»</w:t>
      </w:r>
      <w:r w:rsidRPr="00264F10">
        <w:t xml:space="preserve"> соответственно.</w:t>
      </w:r>
    </w:p>
    <w:p w14:paraId="0773292F" w14:textId="77777777" w:rsidR="00762FA0" w:rsidRPr="00972716" w:rsidRDefault="00CB7C69" w:rsidP="0055467D">
      <w:pPr>
        <w:pStyle w:val="Heading3"/>
        <w:ind w:left="709"/>
      </w:pPr>
      <w:bookmarkStart w:id="228" w:name="_Toc164845501"/>
      <w:r w:rsidRPr="004E40BC">
        <w:t>Запуск</w:t>
      </w:r>
      <w:r w:rsidRPr="00972716">
        <w:t xml:space="preserve"> </w:t>
      </w:r>
      <w:r>
        <w:rPr>
          <w:lang w:val="en-US"/>
        </w:rPr>
        <w:t>Keycloak</w:t>
      </w:r>
      <w:bookmarkEnd w:id="228"/>
    </w:p>
    <w:p w14:paraId="07732930" w14:textId="77777777" w:rsidR="00623002" w:rsidRDefault="00CB7C69" w:rsidP="0055467D">
      <w:r w:rsidRPr="00CB51CA">
        <w:t>Для запуска контейнеров, конфигурация которых описана в файл</w:t>
      </w:r>
      <w:r>
        <w:t>е</w:t>
      </w:r>
      <w:r w:rsidRPr="00CB51CA">
        <w:t xml:space="preserve"> </w:t>
      </w:r>
      <w:r w:rsidRPr="00623002">
        <w:rPr>
          <w:b/>
        </w:rPr>
        <w:t>docker-compose.yml</w:t>
      </w:r>
      <w:r>
        <w:t xml:space="preserve">, необходимо перейти в директорию хранения файла </w:t>
      </w:r>
      <w:r w:rsidRPr="00623002">
        <w:rPr>
          <w:b/>
        </w:rPr>
        <w:t>/</w:t>
      </w:r>
      <w:r w:rsidRPr="00623002">
        <w:rPr>
          <w:b/>
          <w:lang w:val="en-US"/>
        </w:rPr>
        <w:t>opt</w:t>
      </w:r>
      <w:r w:rsidRPr="00623002">
        <w:rPr>
          <w:b/>
        </w:rPr>
        <w:t>/</w:t>
      </w:r>
      <w:r w:rsidRPr="00623002">
        <w:rPr>
          <w:b/>
          <w:lang w:val="en-US"/>
        </w:rPr>
        <w:t>wss</w:t>
      </w:r>
      <w:r w:rsidRPr="00623002">
        <w:rPr>
          <w:b/>
        </w:rPr>
        <w:t>/</w:t>
      </w:r>
      <w:r>
        <w:rPr>
          <w:b/>
          <w:lang w:val="en-US"/>
        </w:rPr>
        <w:t>keycloak</w:t>
      </w:r>
      <w:r w:rsidRPr="00623002">
        <w:rPr>
          <w:b/>
        </w:rPr>
        <w:t>/</w:t>
      </w:r>
      <w:r>
        <w:t xml:space="preserve"> и выполнить команду</w:t>
      </w:r>
      <w:r w:rsidRPr="00CB51CA">
        <w:t>:</w:t>
      </w:r>
    </w:p>
    <w:p w14:paraId="07732931" w14:textId="77777777" w:rsidR="00623002" w:rsidRDefault="00CB7C69" w:rsidP="00623002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C6" wp14:editId="07732AC7">
                <wp:extent cx="5886450" cy="262393"/>
                <wp:effectExtent l="0" t="0" r="19050" b="23495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60" w14:textId="77777777" w:rsidR="00E97363" w:rsidRPr="003960AB" w:rsidRDefault="00CB7C69" w:rsidP="00623002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docker compose -f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/opt/wss/keycloak/docker-compose.yml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up -d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C6" id="_x0000_s1077" type="#_x0000_t202" style="width:463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" fillcolor="#eeece1 [3214]">
                <v:textbox>
                  <w:txbxContent>
                    <w:p w14:paraId="07732C60" w14:textId="77777777" w:rsidR="00E97363" w:rsidRPr="003960AB" w:rsidRDefault="00CB7C69" w:rsidP="00623002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docker compose -f 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/opt/wss/keycloak/docker-compose.yml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up -d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32" w14:textId="77777777" w:rsidR="00762FA0" w:rsidRDefault="00CB7C69" w:rsidP="00762FA0">
      <w:pPr>
        <w:jc w:val="left"/>
      </w:pPr>
      <w:r w:rsidRPr="00CB51CA">
        <w:t>Убедитесь, что контейнер запущен:</w:t>
      </w:r>
    </w:p>
    <w:p w14:paraId="07732933" w14:textId="77777777" w:rsidR="00762FA0" w:rsidRDefault="00CB7C69" w:rsidP="0055467D">
      <w:pPr>
        <w:jc w:val="left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C8" wp14:editId="07732AC9">
                <wp:extent cx="5886450" cy="262393"/>
                <wp:effectExtent l="0" t="0" r="19050" b="23495"/>
                <wp:docPr id="5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61" w14:textId="77777777" w:rsidR="00E97363" w:rsidRPr="00B23040" w:rsidRDefault="00CB7C69" w:rsidP="00762FA0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docker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C8" id="_x0000_s1078" type="#_x0000_t202" style="width:463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" fillcolor="#eeece1 [3214]">
                <v:textbox>
                  <w:txbxContent>
                    <w:p w14:paraId="07732C61" w14:textId="77777777" w:rsidR="00E97363" w:rsidRPr="00B23040" w:rsidRDefault="00CB7C69" w:rsidP="00762FA0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docker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34" w14:textId="77777777" w:rsidR="00E925BE" w:rsidRPr="007028F9" w:rsidRDefault="00CB7C69" w:rsidP="0055467D">
      <w:pPr>
        <w:pStyle w:val="Heading3"/>
        <w:ind w:left="709"/>
      </w:pPr>
      <w:bookmarkStart w:id="229" w:name="_Toc164845502"/>
      <w:r>
        <w:lastRenderedPageBreak/>
        <w:t>Краткое описание аутентификации</w:t>
      </w:r>
      <w:r w:rsidRPr="00DC2805">
        <w:t xml:space="preserve"> </w:t>
      </w:r>
      <w:r>
        <w:t>в WSS</w:t>
      </w:r>
      <w:r w:rsidR="00FF5911" w:rsidRPr="000B6FD1">
        <w:t xml:space="preserve"> </w:t>
      </w:r>
      <w:r>
        <w:t>Docs при помощи Keycloak</w:t>
      </w:r>
      <w:bookmarkEnd w:id="229"/>
    </w:p>
    <w:p w14:paraId="07732935" w14:textId="77777777" w:rsidR="00E925BE" w:rsidRPr="00DC2805" w:rsidRDefault="00CB7C69" w:rsidP="00E925BE">
      <w:r>
        <w:t>При входе в веб-приложении WSS</w:t>
      </w:r>
      <w:r w:rsidR="00FF5911" w:rsidRPr="000B6FD1">
        <w:t xml:space="preserve"> </w:t>
      </w:r>
      <w:r>
        <w:t>Docs</w:t>
      </w:r>
      <w:r w:rsidRPr="00DC2805">
        <w:t xml:space="preserve"> </w:t>
      </w:r>
      <w:r>
        <w:t>пользователь аутентифицируется через Keycloak</w:t>
      </w:r>
      <w:r w:rsidR="007E5DD3">
        <w:t>.</w:t>
      </w:r>
    </w:p>
    <w:p w14:paraId="07732936" w14:textId="77777777" w:rsidR="00E925BE" w:rsidRPr="00DC2805" w:rsidRDefault="00CB7C69" w:rsidP="00E925BE">
      <w:r>
        <w:t>Для каждого пользователя WSS</w:t>
      </w:r>
      <w:r w:rsidR="00FF5911" w:rsidRPr="000B6FD1">
        <w:t xml:space="preserve"> </w:t>
      </w:r>
      <w:r>
        <w:t>Docs</w:t>
      </w:r>
      <w:r w:rsidRPr="00DC2805">
        <w:t xml:space="preserve"> </w:t>
      </w:r>
      <w:r>
        <w:t>в поле OpenID</w:t>
      </w:r>
      <w:r w:rsidRPr="00DC2805">
        <w:t xml:space="preserve"> </w:t>
      </w:r>
      <w:r>
        <w:t>списка сотрудников хранится уникальный идентификатор OpenID присвоенный пользователю в Keycloack</w:t>
      </w:r>
      <w:r w:rsidRPr="00DC2805">
        <w:t xml:space="preserve"> </w:t>
      </w:r>
      <w:r>
        <w:t>–</w:t>
      </w:r>
      <w:r w:rsidRPr="00DC2805">
        <w:t xml:space="preserve"> </w:t>
      </w:r>
      <w:r>
        <w:t>на основе этой связи выполняется авторизация пользователя.</w:t>
      </w:r>
    </w:p>
    <w:p w14:paraId="07732937" w14:textId="77777777" w:rsidR="00E925BE" w:rsidRPr="008534CB" w:rsidRDefault="00CB7C69" w:rsidP="00E925BE">
      <w:pPr>
        <w:rPr>
          <w:u w:val="single"/>
        </w:rPr>
      </w:pPr>
      <w:r w:rsidRPr="008534CB">
        <w:rPr>
          <w:u w:val="single"/>
        </w:rPr>
        <w:t>Одна инсталляция Keycloack может использоваться для аутентификации во множестве инсталляций WSSDocs5, например, для тестовой, предпродуктивной, продуктивной сред и т.п.</w:t>
      </w:r>
    </w:p>
    <w:p w14:paraId="07732938" w14:textId="77777777" w:rsidR="00E925BE" w:rsidRPr="00003D18" w:rsidRDefault="00CB7C69" w:rsidP="00E925BE">
      <w:r>
        <w:t>Особенности Keycloak и взаимодействия WSS</w:t>
      </w:r>
      <w:r w:rsidR="00FF5911" w:rsidRPr="000B6FD1">
        <w:t xml:space="preserve"> </w:t>
      </w:r>
      <w:r>
        <w:t>Docs</w:t>
      </w:r>
      <w:r w:rsidRPr="00003D18">
        <w:t xml:space="preserve"> </w:t>
      </w:r>
      <w:r>
        <w:t>с Keycloak</w:t>
      </w:r>
    </w:p>
    <w:p w14:paraId="07732939" w14:textId="77777777" w:rsidR="00E925BE" w:rsidRPr="00003D18" w:rsidRDefault="00CB7C69" w:rsidP="000E6A4E">
      <w:pPr>
        <w:pStyle w:val="ListParagraph"/>
        <w:numPr>
          <w:ilvl w:val="0"/>
          <w:numId w:val="3"/>
        </w:numPr>
        <w:spacing w:after="160" w:line="259" w:lineRule="auto"/>
        <w:jc w:val="left"/>
      </w:pPr>
      <w:r w:rsidRPr="00003D18">
        <w:t xml:space="preserve">Структура хранения данных в </w:t>
      </w:r>
      <w:r>
        <w:t>Keycloack</w:t>
      </w:r>
      <w:r w:rsidRPr="00003D18">
        <w:t xml:space="preserve"> представляет из себя набор «</w:t>
      </w:r>
      <w:r w:rsidRPr="00003D18">
        <w:rPr>
          <w:b/>
        </w:rPr>
        <w:t>realm</w:t>
      </w:r>
      <w:r w:rsidRPr="00003D18">
        <w:t>». Каждый «</w:t>
      </w:r>
      <w:r w:rsidRPr="00003D18">
        <w:rPr>
          <w:b/>
        </w:rPr>
        <w:t>realm</w:t>
      </w:r>
      <w:r w:rsidRPr="00003D18">
        <w:t>» по структурному смыслу можно сравнить с базой данных в рамках сервера баз данных.</w:t>
      </w:r>
    </w:p>
    <w:p w14:paraId="0773293A" w14:textId="77777777" w:rsidR="00E925BE" w:rsidRDefault="00CB7C69" w:rsidP="000E6A4E">
      <w:pPr>
        <w:pStyle w:val="ListParagraph"/>
        <w:numPr>
          <w:ilvl w:val="0"/>
          <w:numId w:val="3"/>
        </w:numPr>
        <w:spacing w:after="160" w:line="259" w:lineRule="auto"/>
        <w:jc w:val="left"/>
      </w:pPr>
      <w:r w:rsidRPr="00003D18">
        <w:t xml:space="preserve">Пользователи </w:t>
      </w:r>
      <w:r>
        <w:t>Keycloak</w:t>
      </w:r>
      <w:r w:rsidRPr="00003D18">
        <w:t xml:space="preserve"> создаются в рамках заданного «</w:t>
      </w:r>
      <w:r w:rsidRPr="00003D18">
        <w:rPr>
          <w:b/>
        </w:rPr>
        <w:t>realm</w:t>
      </w:r>
      <w:r w:rsidRPr="00003D18">
        <w:t>»</w:t>
      </w:r>
      <w:r>
        <w:t>.</w:t>
      </w:r>
    </w:p>
    <w:p w14:paraId="0773293B" w14:textId="77777777" w:rsidR="00E925BE" w:rsidRDefault="00CB7C69" w:rsidP="000E6A4E">
      <w:pPr>
        <w:pStyle w:val="ListParagraph"/>
        <w:numPr>
          <w:ilvl w:val="0"/>
          <w:numId w:val="3"/>
        </w:numPr>
        <w:spacing w:after="160" w:line="259" w:lineRule="auto"/>
        <w:jc w:val="left"/>
      </w:pPr>
      <w:r w:rsidRPr="00003D18">
        <w:t xml:space="preserve">В настройках подключения </w:t>
      </w:r>
      <w:r>
        <w:t>WSS</w:t>
      </w:r>
      <w:r w:rsidR="00FF5911" w:rsidRPr="000B6FD1">
        <w:t xml:space="preserve"> </w:t>
      </w:r>
      <w:r>
        <w:t>Docs</w:t>
      </w:r>
      <w:r w:rsidRPr="00003D18">
        <w:t xml:space="preserve"> к </w:t>
      </w:r>
      <w:r>
        <w:t>Keycloak</w:t>
      </w:r>
      <w:r w:rsidRPr="00003D18">
        <w:t xml:space="preserve"> указывается «</w:t>
      </w:r>
      <w:r w:rsidRPr="00003D18">
        <w:rPr>
          <w:b/>
        </w:rPr>
        <w:t>realm</w:t>
      </w:r>
      <w:r w:rsidRPr="00003D18">
        <w:t>».</w:t>
      </w:r>
    </w:p>
    <w:p w14:paraId="0773293C" w14:textId="77777777" w:rsidR="00762FA0" w:rsidRDefault="00CB7C69" w:rsidP="000E6A4E">
      <w:pPr>
        <w:pStyle w:val="ListParagraph"/>
        <w:numPr>
          <w:ilvl w:val="0"/>
          <w:numId w:val="3"/>
        </w:numPr>
        <w:spacing w:after="160" w:line="259" w:lineRule="auto"/>
        <w:jc w:val="left"/>
      </w:pPr>
      <w:r>
        <w:t>Настройка подключения WSS</w:t>
      </w:r>
      <w:r w:rsidR="00FF5911" w:rsidRPr="000B6FD1">
        <w:t xml:space="preserve"> </w:t>
      </w:r>
      <w:r>
        <w:t>Docs</w:t>
      </w:r>
      <w:r w:rsidRPr="00003D18">
        <w:t xml:space="preserve"> </w:t>
      </w:r>
      <w:r>
        <w:t>к Keycloak</w:t>
      </w:r>
      <w:r w:rsidRPr="00003D18">
        <w:t xml:space="preserve"> </w:t>
      </w:r>
      <w:r>
        <w:t>хранится в Vault</w:t>
      </w:r>
      <w:r w:rsidRPr="008D571B">
        <w:t>.</w:t>
      </w:r>
    </w:p>
    <w:p w14:paraId="0773293D" w14:textId="77777777" w:rsidR="00E925BE" w:rsidRPr="00F017F1" w:rsidRDefault="00CB7C69" w:rsidP="004E40BC">
      <w:pPr>
        <w:pStyle w:val="Heading3"/>
        <w:ind w:left="709"/>
      </w:pPr>
      <w:bookmarkStart w:id="230" w:name="_Настройка_Keycloak_для"/>
      <w:bookmarkStart w:id="231" w:name="_Toc164845503"/>
      <w:bookmarkEnd w:id="230"/>
      <w:r>
        <w:t>Настройка Keycloak</w:t>
      </w:r>
      <w:r w:rsidRPr="00F017F1">
        <w:t xml:space="preserve"> </w:t>
      </w:r>
      <w:r>
        <w:t>для работы c</w:t>
      </w:r>
      <w:r w:rsidRPr="00F017F1">
        <w:t xml:space="preserve"> </w:t>
      </w:r>
      <w:r>
        <w:t>WSS</w:t>
      </w:r>
      <w:r w:rsidR="00FF5911" w:rsidRPr="000B6FD1">
        <w:t xml:space="preserve"> </w:t>
      </w:r>
      <w:r>
        <w:t>Docs</w:t>
      </w:r>
      <w:bookmarkEnd w:id="231"/>
    </w:p>
    <w:p w14:paraId="0773293E" w14:textId="77777777" w:rsidR="00E925BE" w:rsidRDefault="00CB7C69" w:rsidP="00E1274D">
      <w:pPr>
        <w:pStyle w:val="Heading4"/>
      </w:pPr>
      <w:r>
        <w:t>Создание realm для WSS</w:t>
      </w:r>
      <w:r w:rsidR="00FF5911" w:rsidRPr="000B6FD1">
        <w:t xml:space="preserve"> </w:t>
      </w:r>
      <w:r>
        <w:t>Docs</w:t>
      </w:r>
    </w:p>
    <w:p w14:paraId="0773293F" w14:textId="77777777" w:rsidR="00E925BE" w:rsidRDefault="00CB7C69" w:rsidP="000E6A4E">
      <w:pPr>
        <w:pStyle w:val="ListParagraph"/>
        <w:numPr>
          <w:ilvl w:val="0"/>
          <w:numId w:val="4"/>
        </w:numPr>
        <w:spacing w:after="160" w:line="259" w:lineRule="auto"/>
        <w:jc w:val="left"/>
      </w:pPr>
      <w:r>
        <w:t xml:space="preserve">Перейдите на страницу администрирования </w:t>
      </w:r>
      <w:r w:rsidR="009439D7">
        <w:t>Keycloa</w:t>
      </w:r>
      <w:r>
        <w:t>k</w:t>
      </w:r>
    </w:p>
    <w:p w14:paraId="07732940" w14:textId="77777777" w:rsidR="00E925BE" w:rsidRPr="00972716" w:rsidRDefault="00C07678" w:rsidP="00E925BE">
      <w:pPr>
        <w:pStyle w:val="ListParagraph"/>
      </w:pPr>
      <w:hyperlink r:id="rId29" w:history="1">
        <w:r w:rsidR="00E23A6D" w:rsidRPr="003960AB">
          <w:rPr>
            <w:rStyle w:val="Hyperlink"/>
          </w:rPr>
          <w:t>https://keycloak.</w:t>
        </w:r>
        <w:r w:rsidR="00E23A6D" w:rsidRPr="003960AB">
          <w:rPr>
            <w:rStyle w:val="Hyperlink"/>
            <w:lang w:val="en-US"/>
          </w:rPr>
          <w:t>domain</w:t>
        </w:r>
        <w:r w:rsidR="00E23A6D" w:rsidRPr="003960AB">
          <w:rPr>
            <w:rStyle w:val="Hyperlink"/>
          </w:rPr>
          <w:t>.</w:t>
        </w:r>
        <w:r w:rsidR="00E23A6D" w:rsidRPr="003960AB">
          <w:rPr>
            <w:rStyle w:val="Hyperlink"/>
            <w:lang w:val="en-US"/>
          </w:rPr>
          <w:t>local</w:t>
        </w:r>
        <w:r w:rsidR="00E23A6D" w:rsidRPr="003960AB">
          <w:rPr>
            <w:rStyle w:val="Hyperlink"/>
          </w:rPr>
          <w:t>/admin/</w:t>
        </w:r>
      </w:hyperlink>
      <w:r w:rsidR="00EA1AA6">
        <w:rPr>
          <w:rStyle w:val="Hyperlink"/>
        </w:rPr>
        <w:t xml:space="preserve">  </w:t>
      </w:r>
    </w:p>
    <w:p w14:paraId="07732941" w14:textId="77777777" w:rsidR="00E925BE" w:rsidRPr="00804D45" w:rsidRDefault="00CB7C69" w:rsidP="000E6A4E">
      <w:pPr>
        <w:pStyle w:val="ListParagraph"/>
        <w:numPr>
          <w:ilvl w:val="0"/>
          <w:numId w:val="4"/>
        </w:numPr>
        <w:spacing w:after="160" w:line="259" w:lineRule="auto"/>
        <w:jc w:val="left"/>
      </w:pPr>
      <w:r>
        <w:t>Создайте новый realm</w:t>
      </w:r>
      <w:r w:rsidRPr="00804D45">
        <w:t xml:space="preserve"> </w:t>
      </w:r>
      <w:r>
        <w:t>с названием wssdocs</w:t>
      </w:r>
    </w:p>
    <w:p w14:paraId="07732942" w14:textId="77777777" w:rsidR="00CF21D2" w:rsidRPr="00A8258B" w:rsidRDefault="00CF21D2" w:rsidP="00E925BE">
      <w:pPr>
        <w:rPr>
          <w:lang w:eastAsia="ru-RU"/>
        </w:rPr>
      </w:pPr>
    </w:p>
    <w:p w14:paraId="07732943" w14:textId="77777777" w:rsidR="00E925BE" w:rsidRDefault="00CB7C69" w:rsidP="00E925BE">
      <w:r>
        <w:rPr>
          <w:noProof/>
          <w:lang w:val="en-US"/>
        </w:rPr>
        <w:drawing>
          <wp:inline distT="0" distB="0" distL="0" distR="0" wp14:anchorId="07732ACA" wp14:editId="07732ACB">
            <wp:extent cx="4428337" cy="1602029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67432" name=""/>
                    <pic:cNvPicPr/>
                  </pic:nvPicPr>
                  <pic:blipFill>
                    <a:blip r:embed="rId30"/>
                    <a:srcRect t="9474" b="52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897" cy="1607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32944" w14:textId="77777777" w:rsidR="00E925BE" w:rsidRDefault="00E925BE" w:rsidP="00E925BE"/>
    <w:p w14:paraId="07732945" w14:textId="77777777" w:rsidR="00E925BE" w:rsidRDefault="00CB7C69" w:rsidP="00E925BE">
      <w:r>
        <w:rPr>
          <w:noProof/>
          <w:lang w:val="en-US"/>
        </w:rPr>
        <w:lastRenderedPageBreak/>
        <w:drawing>
          <wp:inline distT="0" distB="0" distL="0" distR="0" wp14:anchorId="07732ACC" wp14:editId="07732ACD">
            <wp:extent cx="5133931" cy="3690565"/>
            <wp:effectExtent l="0" t="0" r="0" b="571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20202" name=""/>
                    <pic:cNvPicPr/>
                  </pic:nvPicPr>
                  <pic:blipFill>
                    <a:blip r:embed="rId31"/>
                    <a:srcRect t="9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107" cy="369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32946" w14:textId="77777777" w:rsidR="00E925BE" w:rsidRDefault="00CB7C69" w:rsidP="004E40BC">
      <w:pPr>
        <w:pStyle w:val="Heading4"/>
      </w:pPr>
      <w:bookmarkStart w:id="232" w:name="_Создание_клиента_для"/>
      <w:bookmarkEnd w:id="232"/>
      <w:r>
        <w:t>Создание клиента для подключения из WSS</w:t>
      </w:r>
      <w:r w:rsidR="00FF5911" w:rsidRPr="000B6FD1">
        <w:t xml:space="preserve"> </w:t>
      </w:r>
      <w:r>
        <w:t>Docs</w:t>
      </w:r>
    </w:p>
    <w:p w14:paraId="07732947" w14:textId="77777777" w:rsidR="00E925BE" w:rsidRDefault="00CB7C69" w:rsidP="00E925BE">
      <w:r w:rsidRPr="00A010D4">
        <w:t xml:space="preserve">Создайте «клиента» с названием </w:t>
      </w:r>
      <w:r w:rsidRPr="00A010D4">
        <w:rPr>
          <w:b/>
        </w:rPr>
        <w:t>wssdocs</w:t>
      </w:r>
      <w:r w:rsidRPr="00A010D4">
        <w:t xml:space="preserve"> для подключения из </w:t>
      </w:r>
      <w:r>
        <w:t>WSS</w:t>
      </w:r>
      <w:r w:rsidR="00FF5911" w:rsidRPr="000B6FD1">
        <w:t xml:space="preserve"> </w:t>
      </w:r>
      <w:r>
        <w:t>Docs</w:t>
      </w:r>
      <w:r w:rsidRPr="00A010D4">
        <w:t xml:space="preserve"> к </w:t>
      </w:r>
      <w:r>
        <w:t>Keycloak</w:t>
      </w:r>
    </w:p>
    <w:p w14:paraId="07732948" w14:textId="77777777" w:rsidR="0074644C" w:rsidRPr="0074644C" w:rsidRDefault="00CB7C69" w:rsidP="000E6A4E">
      <w:pPr>
        <w:numPr>
          <w:ilvl w:val="0"/>
          <w:numId w:val="13"/>
        </w:numPr>
        <w:ind w:left="426"/>
        <w:contextualSpacing/>
        <w:rPr>
          <w:rFonts w:eastAsia="Times New Roman"/>
        </w:rPr>
      </w:pPr>
      <w:r w:rsidRPr="0074644C">
        <w:rPr>
          <w:rFonts w:eastAsia="Times New Roman"/>
        </w:rPr>
        <w:t xml:space="preserve">Перейдите в </w:t>
      </w:r>
      <w:r w:rsidRPr="0074644C">
        <w:rPr>
          <w:rFonts w:eastAsia="Times New Roman"/>
          <w:b/>
          <w:lang w:val="en-US"/>
        </w:rPr>
        <w:t>Clients</w:t>
      </w:r>
      <w:r w:rsidRPr="0074644C">
        <w:rPr>
          <w:rFonts w:eastAsia="Times New Roman"/>
        </w:rPr>
        <w:t xml:space="preserve"> → </w:t>
      </w:r>
      <w:r w:rsidRPr="0074644C">
        <w:rPr>
          <w:rFonts w:eastAsia="Times New Roman"/>
          <w:b/>
          <w:lang w:val="en-US"/>
        </w:rPr>
        <w:t>Create</w:t>
      </w:r>
      <w:r w:rsidRPr="0074644C">
        <w:rPr>
          <w:rFonts w:eastAsia="Times New Roman"/>
          <w:b/>
        </w:rPr>
        <w:t xml:space="preserve"> </w:t>
      </w:r>
      <w:r w:rsidRPr="0074644C">
        <w:rPr>
          <w:rFonts w:eastAsia="Times New Roman"/>
          <w:b/>
          <w:lang w:val="en-US"/>
        </w:rPr>
        <w:t>client</w:t>
      </w:r>
      <w:r w:rsidRPr="0074644C">
        <w:rPr>
          <w:rFonts w:eastAsia="Times New Roman"/>
        </w:rPr>
        <w:t xml:space="preserve"> и заполните следующие поля:</w:t>
      </w:r>
    </w:p>
    <w:p w14:paraId="07732949" w14:textId="77777777" w:rsidR="0074644C" w:rsidRPr="0074644C" w:rsidRDefault="00CB7C69" w:rsidP="000E6A4E">
      <w:pPr>
        <w:numPr>
          <w:ilvl w:val="0"/>
          <w:numId w:val="12"/>
        </w:numPr>
        <w:spacing w:after="0"/>
        <w:ind w:left="709" w:hanging="357"/>
        <w:contextualSpacing/>
        <w:rPr>
          <w:rFonts w:eastAsia="Times New Roman"/>
          <w:lang w:val="en-US"/>
        </w:rPr>
      </w:pPr>
      <w:r w:rsidRPr="0074644C">
        <w:rPr>
          <w:rFonts w:eastAsia="Times New Roman"/>
          <w:lang w:val="en-US"/>
        </w:rPr>
        <w:t xml:space="preserve">Client Type: </w:t>
      </w:r>
      <w:r w:rsidRPr="0074644C">
        <w:rPr>
          <w:rFonts w:eastAsia="Times New Roman"/>
          <w:b/>
          <w:lang w:val="en-US"/>
        </w:rPr>
        <w:t>OpenID Connect</w:t>
      </w:r>
    </w:p>
    <w:p w14:paraId="0773294A" w14:textId="77777777" w:rsidR="0074644C" w:rsidRPr="00972716" w:rsidRDefault="00CB7C69" w:rsidP="000E6A4E">
      <w:pPr>
        <w:numPr>
          <w:ilvl w:val="0"/>
          <w:numId w:val="12"/>
        </w:numPr>
        <w:spacing w:after="0"/>
        <w:ind w:left="709" w:hanging="357"/>
        <w:contextualSpacing/>
        <w:jc w:val="left"/>
        <w:rPr>
          <w:rFonts w:eastAsia="Times New Roman"/>
          <w:lang w:val="en-US"/>
        </w:rPr>
      </w:pPr>
      <w:r w:rsidRPr="00972716">
        <w:rPr>
          <w:rFonts w:eastAsia="Times New Roman"/>
          <w:lang w:val="en-US"/>
        </w:rPr>
        <w:t xml:space="preserve">Client ID: </w:t>
      </w:r>
      <w:r>
        <w:rPr>
          <w:rFonts w:eastAsia="Times New Roman"/>
          <w:b/>
          <w:lang w:val="en-US"/>
        </w:rPr>
        <w:t>wssdocs</w:t>
      </w:r>
      <w:r>
        <w:rPr>
          <w:rStyle w:val="FootnoteReference"/>
          <w:rFonts w:eastAsia="Times New Roman"/>
          <w:b/>
          <w:color w:val="FF0000"/>
          <w:lang w:val="en-US"/>
        </w:rPr>
        <w:footnoteReference w:id="10"/>
      </w:r>
    </w:p>
    <w:p w14:paraId="0773294B" w14:textId="77777777" w:rsidR="0074644C" w:rsidRPr="0074644C" w:rsidRDefault="00CB7C69" w:rsidP="000E6A4E">
      <w:pPr>
        <w:numPr>
          <w:ilvl w:val="0"/>
          <w:numId w:val="12"/>
        </w:numPr>
        <w:spacing w:after="0"/>
        <w:ind w:left="709" w:hanging="357"/>
        <w:contextualSpacing/>
        <w:rPr>
          <w:rFonts w:eastAsia="Times New Roman"/>
        </w:rPr>
      </w:pPr>
      <w:r w:rsidRPr="0074644C">
        <w:rPr>
          <w:rFonts w:eastAsia="Times New Roman"/>
        </w:rPr>
        <w:t xml:space="preserve">Name: </w:t>
      </w:r>
      <w:r>
        <w:rPr>
          <w:rFonts w:eastAsia="Times New Roman"/>
          <w:b/>
          <w:lang w:val="en-US"/>
        </w:rPr>
        <w:t>wssdocs</w:t>
      </w:r>
    </w:p>
    <w:p w14:paraId="0773294C" w14:textId="77777777" w:rsidR="0074644C" w:rsidRPr="0074644C" w:rsidRDefault="00CB7C69" w:rsidP="000E6A4E">
      <w:pPr>
        <w:numPr>
          <w:ilvl w:val="0"/>
          <w:numId w:val="12"/>
        </w:numPr>
        <w:spacing w:after="0"/>
        <w:ind w:left="709" w:hanging="357"/>
        <w:contextualSpacing/>
        <w:rPr>
          <w:rFonts w:eastAsia="Times New Roman"/>
        </w:rPr>
      </w:pPr>
      <w:r w:rsidRPr="0074644C">
        <w:rPr>
          <w:rFonts w:eastAsia="Times New Roman"/>
        </w:rPr>
        <w:t xml:space="preserve">Description: </w:t>
      </w:r>
      <w:r w:rsidRPr="0074644C">
        <w:rPr>
          <w:rFonts w:eastAsia="Times New Roman"/>
          <w:b/>
        </w:rPr>
        <w:t>Описание клиента (опционально)</w:t>
      </w:r>
    </w:p>
    <w:p w14:paraId="0773294D" w14:textId="77777777" w:rsidR="0074644C" w:rsidRPr="0074644C" w:rsidRDefault="00CB7C69" w:rsidP="000E6A4E">
      <w:pPr>
        <w:numPr>
          <w:ilvl w:val="0"/>
          <w:numId w:val="12"/>
        </w:numPr>
        <w:spacing w:after="0"/>
        <w:ind w:left="709"/>
        <w:contextualSpacing/>
        <w:rPr>
          <w:rFonts w:eastAsia="Times New Roman"/>
        </w:rPr>
      </w:pPr>
      <w:r w:rsidRPr="0074644C">
        <w:rPr>
          <w:rFonts w:eastAsia="Times New Roman"/>
        </w:rPr>
        <w:t xml:space="preserve">Client authentication: </w:t>
      </w:r>
      <w:r w:rsidRPr="0074644C">
        <w:rPr>
          <w:rFonts w:eastAsia="Times New Roman"/>
          <w:b/>
        </w:rPr>
        <w:t>ON</w:t>
      </w:r>
    </w:p>
    <w:p w14:paraId="0773294E" w14:textId="77777777" w:rsidR="0074644C" w:rsidRPr="0074644C" w:rsidRDefault="00CB7C69" w:rsidP="000E6A4E">
      <w:pPr>
        <w:numPr>
          <w:ilvl w:val="0"/>
          <w:numId w:val="12"/>
        </w:numPr>
        <w:spacing w:after="0"/>
        <w:ind w:left="709"/>
        <w:contextualSpacing/>
        <w:rPr>
          <w:rFonts w:eastAsia="Times New Roman"/>
        </w:rPr>
      </w:pPr>
      <w:r w:rsidRPr="0074644C">
        <w:rPr>
          <w:rFonts w:eastAsia="Times New Roman"/>
        </w:rPr>
        <w:t xml:space="preserve">Authorization: </w:t>
      </w:r>
      <w:r w:rsidRPr="0074644C">
        <w:rPr>
          <w:rFonts w:eastAsia="Times New Roman"/>
          <w:b/>
        </w:rPr>
        <w:t>ON</w:t>
      </w:r>
    </w:p>
    <w:p w14:paraId="0773294F" w14:textId="77777777" w:rsidR="0074644C" w:rsidRPr="0074644C" w:rsidRDefault="00CB7C69" w:rsidP="000E6A4E">
      <w:pPr>
        <w:numPr>
          <w:ilvl w:val="0"/>
          <w:numId w:val="12"/>
        </w:numPr>
        <w:spacing w:after="0"/>
        <w:ind w:left="709"/>
        <w:contextualSpacing/>
        <w:jc w:val="left"/>
        <w:rPr>
          <w:rFonts w:eastAsia="Times New Roman"/>
          <w:lang w:val="en-US"/>
        </w:rPr>
      </w:pPr>
      <w:r w:rsidRPr="0074644C">
        <w:rPr>
          <w:rFonts w:eastAsia="Times New Roman"/>
          <w:lang w:val="en-US"/>
        </w:rPr>
        <w:t xml:space="preserve">Root URL: </w:t>
      </w:r>
      <w:r w:rsidRPr="0074644C">
        <w:rPr>
          <w:rFonts w:eastAsia="Times New Roman"/>
          <w:b/>
          <w:lang w:val="en-US"/>
        </w:rPr>
        <w:t>https://</w:t>
      </w:r>
      <w:r>
        <w:rPr>
          <w:rFonts w:eastAsia="Times New Roman"/>
          <w:b/>
          <w:lang w:val="en-US"/>
        </w:rPr>
        <w:t>wssdocs</w:t>
      </w:r>
      <w:r w:rsidRPr="0074644C">
        <w:rPr>
          <w:rFonts w:eastAsia="Times New Roman"/>
          <w:b/>
          <w:lang w:val="en-US"/>
        </w:rPr>
        <w:t>.domain.com</w:t>
      </w:r>
      <w:r>
        <w:rPr>
          <w:rStyle w:val="FootnoteReference"/>
          <w:rFonts w:eastAsia="Times New Roman"/>
          <w:b/>
          <w:color w:val="FF0000"/>
          <w:lang w:val="en-US"/>
        </w:rPr>
        <w:footnoteReference w:id="11"/>
      </w:r>
    </w:p>
    <w:p w14:paraId="07732950" w14:textId="77777777" w:rsidR="0074644C" w:rsidRPr="0074644C" w:rsidRDefault="00CB7C69" w:rsidP="000E6A4E">
      <w:pPr>
        <w:numPr>
          <w:ilvl w:val="0"/>
          <w:numId w:val="12"/>
        </w:numPr>
        <w:spacing w:after="0"/>
        <w:ind w:left="709"/>
        <w:contextualSpacing/>
        <w:rPr>
          <w:rFonts w:eastAsia="Times New Roman"/>
          <w:lang w:val="en-US"/>
        </w:rPr>
      </w:pPr>
      <w:r w:rsidRPr="0074644C">
        <w:rPr>
          <w:rFonts w:eastAsia="Times New Roman"/>
          <w:lang w:val="en-US"/>
        </w:rPr>
        <w:t>Home URL:</w:t>
      </w:r>
      <w:r w:rsidRPr="0074644C">
        <w:rPr>
          <w:rFonts w:eastAsia="Times New Roman"/>
          <w:b/>
          <w:lang w:val="en-US"/>
        </w:rPr>
        <w:t xml:space="preserve"> https://</w:t>
      </w:r>
      <w:r>
        <w:rPr>
          <w:rFonts w:eastAsia="Times New Roman"/>
          <w:b/>
          <w:lang w:val="en-US"/>
        </w:rPr>
        <w:t>wssdocs</w:t>
      </w:r>
      <w:r w:rsidRPr="0074644C">
        <w:rPr>
          <w:rFonts w:eastAsia="Times New Roman"/>
          <w:b/>
          <w:lang w:val="en-US"/>
        </w:rPr>
        <w:t>.domain.com</w:t>
      </w:r>
    </w:p>
    <w:p w14:paraId="07732951" w14:textId="77777777" w:rsidR="0074644C" w:rsidRPr="0074644C" w:rsidRDefault="00CB7C69" w:rsidP="000E6A4E">
      <w:pPr>
        <w:numPr>
          <w:ilvl w:val="0"/>
          <w:numId w:val="12"/>
        </w:numPr>
        <w:spacing w:after="0"/>
        <w:ind w:left="709"/>
        <w:contextualSpacing/>
        <w:rPr>
          <w:rFonts w:eastAsia="Times New Roman"/>
          <w:lang w:val="en-US"/>
        </w:rPr>
      </w:pPr>
      <w:r w:rsidRPr="0074644C">
        <w:rPr>
          <w:rFonts w:eastAsia="Times New Roman"/>
          <w:lang w:val="en-US"/>
        </w:rPr>
        <w:t>Valid redirect URIs:</w:t>
      </w:r>
      <w:r w:rsidRPr="0074644C">
        <w:rPr>
          <w:rFonts w:eastAsia="Times New Roman"/>
          <w:b/>
          <w:lang w:val="en-US"/>
        </w:rPr>
        <w:t xml:space="preserve"> </w:t>
      </w:r>
      <w:r>
        <w:fldChar w:fldCharType="begin"/>
      </w:r>
      <w:r w:rsidRPr="00833BDA">
        <w:rPr>
          <w:lang w:val="en-US"/>
          <w:rPrChange w:id="233" w:author="Сколевой Егор" w:date="2024-04-25T14:42:00Z">
            <w:rPr/>
          </w:rPrChange>
        </w:rPr>
        <w:instrText xml:space="preserve"> HYPERLINK "http://wssdocs.domain.com/*" </w:instrText>
      </w:r>
      <w:r>
        <w:fldChar w:fldCharType="separate"/>
      </w:r>
      <w:r w:rsidRPr="00E96F91">
        <w:rPr>
          <w:rStyle w:val="Hyperlink"/>
          <w:rFonts w:eastAsia="Times New Roman"/>
          <w:b/>
          <w:lang w:val="en-US"/>
        </w:rPr>
        <w:t>http://wssdocs.domain.com/*</w:t>
      </w:r>
      <w:r>
        <w:rPr>
          <w:rStyle w:val="Hyperlink"/>
          <w:rFonts w:eastAsia="Times New Roman"/>
          <w:b/>
          <w:lang w:val="en-US"/>
        </w:rPr>
        <w:fldChar w:fldCharType="end"/>
      </w:r>
      <w:r w:rsidRPr="0074644C">
        <w:rPr>
          <w:rFonts w:eastAsia="Times New Roman"/>
          <w:b/>
          <w:lang w:val="en-US"/>
        </w:rPr>
        <w:t xml:space="preserve"> | </w:t>
      </w:r>
      <w:r>
        <w:fldChar w:fldCharType="begin"/>
      </w:r>
      <w:r w:rsidRPr="00833BDA">
        <w:rPr>
          <w:lang w:val="en-US"/>
          <w:rPrChange w:id="234" w:author="Сколевой Егор" w:date="2024-04-25T14:42:00Z">
            <w:rPr/>
          </w:rPrChange>
        </w:rPr>
        <w:instrText xml:space="preserve"> HYPERLINK "https://portal.domain.com/*" </w:instrText>
      </w:r>
      <w:r>
        <w:fldChar w:fldCharType="separate"/>
      </w:r>
      <w:r>
        <w:rPr>
          <w:rFonts w:eastAsia="Times New Roman"/>
          <w:b/>
          <w:color w:val="0563C1"/>
          <w:u w:val="single"/>
          <w:lang w:val="en-US"/>
        </w:rPr>
        <w:t>https://wssdocs</w:t>
      </w:r>
      <w:r w:rsidRPr="0074644C">
        <w:rPr>
          <w:rFonts w:eastAsia="Times New Roman"/>
          <w:b/>
          <w:color w:val="0563C1"/>
          <w:u w:val="single"/>
          <w:lang w:val="en-US"/>
        </w:rPr>
        <w:t>.domain.com/*</w:t>
      </w:r>
      <w:r>
        <w:rPr>
          <w:rFonts w:eastAsia="Times New Roman"/>
          <w:b/>
          <w:color w:val="0563C1"/>
          <w:u w:val="single"/>
          <w:lang w:val="en-US"/>
        </w:rPr>
        <w:fldChar w:fldCharType="end"/>
      </w:r>
    </w:p>
    <w:p w14:paraId="07732952" w14:textId="77777777" w:rsidR="0074644C" w:rsidRPr="0074644C" w:rsidRDefault="00CB7C69" w:rsidP="0074644C">
      <w:pPr>
        <w:spacing w:after="0"/>
        <w:ind w:left="709"/>
        <w:contextualSpacing/>
        <w:rPr>
          <w:rFonts w:eastAsia="Times New Roman"/>
          <w:lang w:val="en-US"/>
        </w:rPr>
      </w:pPr>
      <w:r w:rsidRPr="0074644C">
        <w:rPr>
          <w:rFonts w:eastAsia="Times New Roman"/>
          <w:lang w:val="en-US"/>
        </w:rPr>
        <w:t xml:space="preserve">Valid post logout redirect URIs: </w:t>
      </w:r>
      <w:r w:rsidRPr="0074644C">
        <w:rPr>
          <w:rFonts w:eastAsia="Times New Roman"/>
          <w:b/>
          <w:lang w:val="en-US"/>
        </w:rPr>
        <w:t>––</w:t>
      </w:r>
    </w:p>
    <w:p w14:paraId="07732953" w14:textId="77777777" w:rsidR="0074644C" w:rsidRPr="0074644C" w:rsidRDefault="00CB7C69" w:rsidP="000E6A4E">
      <w:pPr>
        <w:numPr>
          <w:ilvl w:val="0"/>
          <w:numId w:val="12"/>
        </w:numPr>
        <w:spacing w:after="0"/>
        <w:ind w:left="709"/>
        <w:contextualSpacing/>
        <w:rPr>
          <w:rFonts w:eastAsia="Times New Roman"/>
          <w:lang w:val="en-US"/>
        </w:rPr>
      </w:pPr>
      <w:r w:rsidRPr="0074644C">
        <w:rPr>
          <w:rFonts w:eastAsia="Times New Roman"/>
          <w:lang w:val="en-US"/>
        </w:rPr>
        <w:t xml:space="preserve">Web origins: </w:t>
      </w:r>
      <w:r>
        <w:fldChar w:fldCharType="begin"/>
      </w:r>
      <w:r w:rsidRPr="00833BDA">
        <w:rPr>
          <w:lang w:val="en-US"/>
          <w:rPrChange w:id="235" w:author="Сколевой Егор" w:date="2024-04-25T14:42:00Z">
            <w:rPr/>
          </w:rPrChange>
        </w:rPr>
        <w:instrText xml:space="preserve"> HYPERLINK "https://wssdocs.domain.com" </w:instrText>
      </w:r>
      <w:r>
        <w:fldChar w:fldCharType="separate"/>
      </w:r>
      <w:r w:rsidRPr="00E96F91">
        <w:rPr>
          <w:rStyle w:val="Hyperlink"/>
          <w:rFonts w:eastAsia="Times New Roman"/>
          <w:b/>
          <w:lang w:val="en-US"/>
        </w:rPr>
        <w:t>https://wssdocs.domain.com</w:t>
      </w:r>
      <w:r>
        <w:rPr>
          <w:rStyle w:val="Hyperlink"/>
          <w:rFonts w:eastAsia="Times New Roman"/>
          <w:b/>
          <w:lang w:val="en-US"/>
        </w:rPr>
        <w:fldChar w:fldCharType="end"/>
      </w:r>
    </w:p>
    <w:p w14:paraId="07732954" w14:textId="77777777" w:rsidR="0074644C" w:rsidRPr="00972716" w:rsidRDefault="0074644C" w:rsidP="00E925BE">
      <w:pPr>
        <w:rPr>
          <w:lang w:val="en-US"/>
        </w:rPr>
      </w:pPr>
    </w:p>
    <w:p w14:paraId="07732955" w14:textId="77777777" w:rsidR="00E925BE" w:rsidRDefault="00CB7C69" w:rsidP="00E925BE">
      <w:r>
        <w:rPr>
          <w:noProof/>
          <w:lang w:val="en-US"/>
        </w:rPr>
        <w:lastRenderedPageBreak/>
        <w:drawing>
          <wp:inline distT="0" distB="0" distL="0" distR="0" wp14:anchorId="07732ACE" wp14:editId="07732ACF">
            <wp:extent cx="5295569" cy="3469005"/>
            <wp:effectExtent l="0" t="0" r="63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93433" name=""/>
                    <pic:cNvPicPr/>
                  </pic:nvPicPr>
                  <pic:blipFill>
                    <a:blip r:embed="rId32"/>
                    <a:srcRect t="11375" r="11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86" cy="3469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32956" w14:textId="77777777" w:rsidR="0074644C" w:rsidRDefault="00CB7C69" w:rsidP="00E925BE">
      <w:r>
        <w:rPr>
          <w:noProof/>
          <w:lang w:val="en-US"/>
        </w:rPr>
        <w:drawing>
          <wp:inline distT="0" distB="0" distL="0" distR="0" wp14:anchorId="07732AD0" wp14:editId="07732AD1">
            <wp:extent cx="5940425" cy="4293870"/>
            <wp:effectExtent l="0" t="0" r="3175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100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57" w14:textId="77777777" w:rsidR="0074644C" w:rsidRDefault="00CB7C69" w:rsidP="00E925BE">
      <w:r>
        <w:rPr>
          <w:noProof/>
          <w:lang w:val="en-US"/>
        </w:rPr>
        <w:lastRenderedPageBreak/>
        <w:drawing>
          <wp:inline distT="0" distB="0" distL="0" distR="0" wp14:anchorId="07732AD2" wp14:editId="07732AD3">
            <wp:extent cx="5940425" cy="3658870"/>
            <wp:effectExtent l="0" t="0" r="3175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400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58" w14:textId="77777777" w:rsidR="00E925BE" w:rsidRPr="004E0F36" w:rsidRDefault="00CB7C69" w:rsidP="00E925BE">
      <w:r>
        <w:rPr>
          <w:noProof/>
          <w:lang w:val="en-US"/>
        </w:rPr>
        <w:drawing>
          <wp:inline distT="0" distB="0" distL="0" distR="0" wp14:anchorId="07732AD4" wp14:editId="07732AD5">
            <wp:extent cx="5940425" cy="4354830"/>
            <wp:effectExtent l="0" t="0" r="3175" b="762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698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732959" w14:textId="77777777" w:rsidR="00E925BE" w:rsidRDefault="00CB7C69" w:rsidP="00E925BE">
      <w:r>
        <w:t xml:space="preserve">Предоставьте клиенту </w:t>
      </w:r>
      <w:r w:rsidRPr="00972716">
        <w:rPr>
          <w:b/>
        </w:rPr>
        <w:t>wssdocs</w:t>
      </w:r>
      <w:r w:rsidRPr="00B8362B">
        <w:t xml:space="preserve"> </w:t>
      </w:r>
      <w:r>
        <w:t>разрешения на работу с пользователями realm</w:t>
      </w:r>
      <w:r w:rsidRPr="00B8362B">
        <w:t xml:space="preserve"> </w:t>
      </w:r>
      <w:r>
        <w:t xml:space="preserve">wssdocs, для этого </w:t>
      </w:r>
    </w:p>
    <w:p w14:paraId="0773295A" w14:textId="77777777" w:rsidR="00E925BE" w:rsidRDefault="00CB7C69" w:rsidP="000E6A4E">
      <w:pPr>
        <w:pStyle w:val="ListParagraph"/>
        <w:numPr>
          <w:ilvl w:val="0"/>
          <w:numId w:val="5"/>
        </w:numPr>
        <w:spacing w:after="160" w:line="259" w:lineRule="auto"/>
        <w:jc w:val="left"/>
      </w:pPr>
      <w:r>
        <w:t>Откройте настройки клиента wssdocs</w:t>
      </w:r>
    </w:p>
    <w:p w14:paraId="0773295B" w14:textId="77777777" w:rsidR="00E925BE" w:rsidRDefault="00CB7C69" w:rsidP="00E925BE">
      <w:r>
        <w:rPr>
          <w:noProof/>
          <w:lang w:val="en-US"/>
        </w:rPr>
        <w:lastRenderedPageBreak/>
        <w:drawing>
          <wp:inline distT="0" distB="0" distL="0" distR="0" wp14:anchorId="07732AD6" wp14:editId="07732AD7">
            <wp:extent cx="5241290" cy="3745334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45891" name=""/>
                    <pic:cNvPicPr/>
                  </pic:nvPicPr>
                  <pic:blipFill>
                    <a:blip r:embed="rId36"/>
                    <a:srcRect t="10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24" cy="3776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3295C" w14:textId="77777777" w:rsidR="00E925BE" w:rsidRPr="003960AB" w:rsidRDefault="00CB7C69" w:rsidP="000E6A4E">
      <w:pPr>
        <w:pStyle w:val="ListParagraph"/>
        <w:numPr>
          <w:ilvl w:val="0"/>
          <w:numId w:val="5"/>
        </w:numPr>
        <w:spacing w:after="160" w:line="259" w:lineRule="auto"/>
        <w:jc w:val="left"/>
        <w:rPr>
          <w:lang w:val="en-US"/>
        </w:rPr>
      </w:pPr>
      <w:r>
        <w:t>Перейдите</w:t>
      </w:r>
      <w:r w:rsidRPr="003960AB">
        <w:rPr>
          <w:lang w:val="en-US"/>
        </w:rPr>
        <w:t xml:space="preserve"> </w:t>
      </w:r>
      <w:r>
        <w:t>на</w:t>
      </w:r>
      <w:r w:rsidRPr="003960AB">
        <w:rPr>
          <w:lang w:val="en-US"/>
        </w:rPr>
        <w:t xml:space="preserve"> </w:t>
      </w:r>
      <w:r>
        <w:t>вкладку</w:t>
      </w:r>
      <w:r w:rsidRPr="003960AB">
        <w:rPr>
          <w:lang w:val="en-US"/>
        </w:rPr>
        <w:t xml:space="preserve"> «Service accounts roles» </w:t>
      </w:r>
      <w:r>
        <w:t>и</w:t>
      </w:r>
      <w:r w:rsidRPr="003960AB">
        <w:rPr>
          <w:lang w:val="en-US"/>
        </w:rPr>
        <w:t xml:space="preserve"> </w:t>
      </w:r>
      <w:r>
        <w:t>нажмите</w:t>
      </w:r>
      <w:r w:rsidRPr="003960AB">
        <w:rPr>
          <w:lang w:val="en-US"/>
        </w:rPr>
        <w:t xml:space="preserve"> </w:t>
      </w:r>
      <w:r>
        <w:t>кнопку</w:t>
      </w:r>
      <w:r w:rsidRPr="003960AB">
        <w:rPr>
          <w:lang w:val="en-US"/>
        </w:rPr>
        <w:t xml:space="preserve"> «Assign role»</w:t>
      </w:r>
    </w:p>
    <w:p w14:paraId="0773295D" w14:textId="77777777" w:rsidR="00E925BE" w:rsidRDefault="00CB7C69" w:rsidP="00E925BE">
      <w:r>
        <w:rPr>
          <w:noProof/>
          <w:lang w:val="en-US"/>
        </w:rPr>
        <w:drawing>
          <wp:inline distT="0" distB="0" distL="0" distR="0" wp14:anchorId="07732AD8" wp14:editId="07732AD9">
            <wp:extent cx="4857007" cy="3310007"/>
            <wp:effectExtent l="0" t="0" r="127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74392" name=""/>
                    <pic:cNvPicPr/>
                  </pic:nvPicPr>
                  <pic:blipFill>
                    <a:blip r:embed="rId37"/>
                    <a:srcRect t="8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490" cy="331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3295E" w14:textId="77777777" w:rsidR="00E925BE" w:rsidRPr="00123F8C" w:rsidRDefault="00CB7C69" w:rsidP="000E6A4E">
      <w:pPr>
        <w:pStyle w:val="ListParagraph"/>
        <w:numPr>
          <w:ilvl w:val="0"/>
          <w:numId w:val="5"/>
        </w:numPr>
        <w:spacing w:after="160" w:line="259" w:lineRule="auto"/>
        <w:jc w:val="left"/>
      </w:pPr>
      <w:r>
        <w:t>Для</w:t>
      </w:r>
      <w:r w:rsidRPr="00123F8C">
        <w:t xml:space="preserve"> </w:t>
      </w:r>
      <w:r>
        <w:t>удобства</w:t>
      </w:r>
      <w:r w:rsidRPr="00123F8C">
        <w:t xml:space="preserve"> </w:t>
      </w:r>
      <w:r>
        <w:t>отображения</w:t>
      </w:r>
      <w:r w:rsidRPr="00123F8C">
        <w:t xml:space="preserve"> </w:t>
      </w:r>
      <w:r>
        <w:t>выберите</w:t>
      </w:r>
      <w:r w:rsidRPr="00123F8C">
        <w:t xml:space="preserve"> </w:t>
      </w:r>
      <w:r>
        <w:t>от</w:t>
      </w:r>
      <w:r w:rsidR="00837CC1">
        <w:t>о</w:t>
      </w:r>
      <w:r>
        <w:t>бражать</w:t>
      </w:r>
      <w:r w:rsidRPr="00123F8C">
        <w:t xml:space="preserve"> «100 </w:t>
      </w:r>
      <w:r>
        <w:t>per</w:t>
      </w:r>
      <w:r w:rsidRPr="00123F8C">
        <w:t xml:space="preserve"> </w:t>
      </w:r>
      <w:r>
        <w:t>page</w:t>
      </w:r>
      <w:r w:rsidRPr="00123F8C">
        <w:t xml:space="preserve">», </w:t>
      </w:r>
      <w:r>
        <w:t>далее</w:t>
      </w:r>
      <w:r w:rsidRPr="00123F8C">
        <w:t xml:space="preserve"> </w:t>
      </w:r>
      <w:r>
        <w:t>выберите</w:t>
      </w:r>
      <w:r w:rsidRPr="00123F8C">
        <w:t xml:space="preserve"> </w:t>
      </w:r>
      <w:r>
        <w:t>роли</w:t>
      </w:r>
      <w:r w:rsidRPr="00123F8C">
        <w:t xml:space="preserve"> </w:t>
      </w:r>
      <w:r w:rsidRPr="00123F8C">
        <w:rPr>
          <w:b/>
        </w:rPr>
        <w:t>query-groups, query-users, manage-users, view-users</w:t>
      </w:r>
      <w:r>
        <w:t xml:space="preserve"> и</w:t>
      </w:r>
      <w:r w:rsidRPr="00123F8C">
        <w:t xml:space="preserve"> </w:t>
      </w:r>
      <w:r>
        <w:t>нажмите</w:t>
      </w:r>
      <w:r w:rsidRPr="00123F8C">
        <w:t xml:space="preserve"> </w:t>
      </w:r>
      <w:r>
        <w:t>кнопку</w:t>
      </w:r>
      <w:r w:rsidRPr="00123F8C">
        <w:t xml:space="preserve"> «</w:t>
      </w:r>
      <w:r>
        <w:t>Assign</w:t>
      </w:r>
      <w:r w:rsidRPr="00123F8C">
        <w:t>»</w:t>
      </w:r>
    </w:p>
    <w:p w14:paraId="0773295F" w14:textId="77777777" w:rsidR="00E925BE" w:rsidRDefault="00CB7C69" w:rsidP="00E925BE">
      <w:r>
        <w:rPr>
          <w:noProof/>
          <w:lang w:val="en-US"/>
        </w:rPr>
        <w:lastRenderedPageBreak/>
        <w:drawing>
          <wp:inline distT="0" distB="0" distL="0" distR="0" wp14:anchorId="07732ADA" wp14:editId="07732ADB">
            <wp:extent cx="5541547" cy="4581525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882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41547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60" w14:textId="77777777" w:rsidR="00E925BE" w:rsidRPr="00243792" w:rsidRDefault="00CB7C69" w:rsidP="000E6A4E">
      <w:pPr>
        <w:pStyle w:val="ListParagraph"/>
        <w:numPr>
          <w:ilvl w:val="0"/>
          <w:numId w:val="5"/>
        </w:numPr>
        <w:spacing w:after="160" w:line="259" w:lineRule="auto"/>
        <w:jc w:val="left"/>
      </w:pPr>
      <w:r>
        <w:t>Перейдите на вкладку «Credentials»</w:t>
      </w:r>
      <w:r w:rsidRPr="00243792">
        <w:t xml:space="preserve">, включите отображение и </w:t>
      </w:r>
      <w:r>
        <w:t>скопируйте значение «Client</w:t>
      </w:r>
      <w:r w:rsidRPr="00243792">
        <w:t xml:space="preserve"> </w:t>
      </w:r>
      <w:r>
        <w:t>secret»</w:t>
      </w:r>
      <w:r w:rsidRPr="00243792">
        <w:t xml:space="preserve"> </w:t>
      </w:r>
      <w:r>
        <w:t>для последующего использования в настройках подключения WSS</w:t>
      </w:r>
      <w:r w:rsidR="00FF5911" w:rsidRPr="000B6FD1">
        <w:t xml:space="preserve"> </w:t>
      </w:r>
      <w:r>
        <w:t>Docs</w:t>
      </w:r>
      <w:r w:rsidRPr="00243792">
        <w:t xml:space="preserve"> </w:t>
      </w:r>
      <w:r>
        <w:t>к Keycloak</w:t>
      </w:r>
    </w:p>
    <w:p w14:paraId="07732961" w14:textId="77777777" w:rsidR="00E925BE" w:rsidRDefault="00CB7C69" w:rsidP="00E925BE">
      <w:r>
        <w:rPr>
          <w:noProof/>
          <w:lang w:val="en-US"/>
        </w:rPr>
        <w:drawing>
          <wp:inline distT="0" distB="0" distL="0" distR="0" wp14:anchorId="07732ADC" wp14:editId="07732ADD">
            <wp:extent cx="6047593" cy="3385876"/>
            <wp:effectExtent l="0" t="0" r="0" b="508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03060" name=""/>
                    <pic:cNvPicPr/>
                  </pic:nvPicPr>
                  <pic:blipFill>
                    <a:blip r:embed="rId39"/>
                    <a:srcRect t="8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443" cy="3393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32962" w14:textId="77777777" w:rsidR="002C4F31" w:rsidRDefault="00CB7C69" w:rsidP="0055467D">
      <w:pPr>
        <w:pStyle w:val="Heading4"/>
      </w:pPr>
      <w:bookmarkStart w:id="236" w:name="_Создание_учетной_записи"/>
      <w:bookmarkEnd w:id="236"/>
      <w:r>
        <w:lastRenderedPageBreak/>
        <w:t xml:space="preserve">Создание учетной записи для входа в приложение </w:t>
      </w:r>
      <w:r>
        <w:rPr>
          <w:lang w:val="en-US"/>
        </w:rPr>
        <w:t>WSS</w:t>
      </w:r>
      <w:r w:rsidR="00FF5911" w:rsidRPr="000B6FD1">
        <w:t xml:space="preserve"> </w:t>
      </w:r>
      <w:r>
        <w:rPr>
          <w:lang w:val="en-US"/>
        </w:rPr>
        <w:t>Docs</w:t>
      </w:r>
    </w:p>
    <w:p w14:paraId="07732963" w14:textId="77777777" w:rsidR="002C4F31" w:rsidRDefault="00CB7C69" w:rsidP="002C4F31">
      <w:r>
        <w:t>Для первичной авторизации, требуется создать учетную запись которая будет выполнять роль «системной учетной записи».</w:t>
      </w:r>
    </w:p>
    <w:p w14:paraId="07732964" w14:textId="77777777" w:rsidR="002C4F31" w:rsidRPr="0055467D" w:rsidRDefault="00CB7C69" w:rsidP="000E6A4E">
      <w:pPr>
        <w:pStyle w:val="ListParagraph"/>
        <w:numPr>
          <w:ilvl w:val="1"/>
          <w:numId w:val="21"/>
        </w:numPr>
      </w:pPr>
      <w:r>
        <w:t xml:space="preserve">Переходим в раздел, </w:t>
      </w:r>
      <w:r>
        <w:rPr>
          <w:b/>
          <w:lang w:val="en-US"/>
        </w:rPr>
        <w:t>Users</w:t>
      </w:r>
      <w:r w:rsidRPr="0055467D">
        <w:t xml:space="preserve"> </w:t>
      </w:r>
      <w:r>
        <w:t xml:space="preserve">и нажимает </w:t>
      </w:r>
      <w:r>
        <w:rPr>
          <w:b/>
          <w:lang w:val="en-US"/>
        </w:rPr>
        <w:t>Add</w:t>
      </w:r>
      <w:r w:rsidRPr="0055467D">
        <w:rPr>
          <w:b/>
        </w:rPr>
        <w:t xml:space="preserve"> </w:t>
      </w:r>
      <w:r>
        <w:rPr>
          <w:b/>
          <w:lang w:val="en-US"/>
        </w:rPr>
        <w:t>user</w:t>
      </w:r>
    </w:p>
    <w:p w14:paraId="07732965" w14:textId="77777777" w:rsidR="002C4F31" w:rsidRDefault="00CB7C69" w:rsidP="0055467D">
      <w:pPr>
        <w:pStyle w:val="ListParagraph"/>
        <w:ind w:left="1440"/>
      </w:pPr>
      <w:r>
        <w:rPr>
          <w:noProof/>
          <w:lang w:val="en-US"/>
        </w:rPr>
        <w:drawing>
          <wp:inline distT="0" distB="0" distL="0" distR="0" wp14:anchorId="07732ADE" wp14:editId="07732ADF">
            <wp:extent cx="4972050" cy="218121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564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6575" cy="220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66" w14:textId="77777777" w:rsidR="002C4F31" w:rsidRPr="0055467D" w:rsidRDefault="00CB7C69" w:rsidP="000E6A4E">
      <w:pPr>
        <w:pStyle w:val="ListParagraph"/>
        <w:numPr>
          <w:ilvl w:val="1"/>
          <w:numId w:val="21"/>
        </w:numPr>
      </w:pPr>
      <w:r>
        <w:t xml:space="preserve">Заполняем поле </w:t>
      </w:r>
      <w:r>
        <w:rPr>
          <w:b/>
          <w:lang w:val="en-US"/>
        </w:rPr>
        <w:t>Username</w:t>
      </w:r>
      <w:r>
        <w:t xml:space="preserve"> желаемым Именем пользователя</w:t>
      </w:r>
      <w:r w:rsidRPr="0055467D">
        <w:t xml:space="preserve"> </w:t>
      </w:r>
      <w:r>
        <w:t xml:space="preserve">и нажимаем </w:t>
      </w:r>
      <w:r>
        <w:rPr>
          <w:b/>
          <w:lang w:val="en-US"/>
        </w:rPr>
        <w:t>Create</w:t>
      </w:r>
    </w:p>
    <w:p w14:paraId="07732967" w14:textId="77777777" w:rsidR="002C4F31" w:rsidRDefault="00CB7C69" w:rsidP="0055467D">
      <w:pPr>
        <w:pStyle w:val="ListParagraph"/>
        <w:ind w:left="1440"/>
      </w:pPr>
      <w:r>
        <w:rPr>
          <w:noProof/>
          <w:lang w:val="en-US"/>
        </w:rPr>
        <w:drawing>
          <wp:inline distT="0" distB="0" distL="0" distR="0" wp14:anchorId="07732AE0" wp14:editId="07732AE1">
            <wp:extent cx="4972050" cy="3442434"/>
            <wp:effectExtent l="0" t="0" r="0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604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98068" cy="346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68" w14:textId="77777777" w:rsidR="00B80C8E" w:rsidRDefault="00CB7C69" w:rsidP="000E6A4E">
      <w:pPr>
        <w:pStyle w:val="ListParagraph"/>
        <w:numPr>
          <w:ilvl w:val="1"/>
          <w:numId w:val="21"/>
        </w:numPr>
      </w:pPr>
      <w:r>
        <w:t xml:space="preserve">Запоминаем полученный </w:t>
      </w:r>
      <w:r>
        <w:rPr>
          <w:b/>
          <w:lang w:val="en-US"/>
        </w:rPr>
        <w:t>ID</w:t>
      </w:r>
      <w:r>
        <w:t xml:space="preserve">, он будет нужен для процесса идентификации пользователя в приложении </w:t>
      </w:r>
      <w:r>
        <w:rPr>
          <w:lang w:val="en-US"/>
        </w:rPr>
        <w:t>WSSDocs</w:t>
      </w:r>
      <w:r w:rsidRPr="0055467D">
        <w:t>5</w:t>
      </w:r>
    </w:p>
    <w:p w14:paraId="07732969" w14:textId="77777777" w:rsidR="00B80C8E" w:rsidRDefault="00CB7C69" w:rsidP="0055467D">
      <w:pPr>
        <w:pStyle w:val="ListParagraph"/>
        <w:ind w:left="1440"/>
      </w:pPr>
      <w:r>
        <w:rPr>
          <w:noProof/>
          <w:lang w:val="en-US"/>
        </w:rPr>
        <w:drawing>
          <wp:inline distT="0" distB="0" distL="0" distR="0" wp14:anchorId="07732AE2" wp14:editId="07732AE3">
            <wp:extent cx="4972050" cy="91947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972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51432" cy="9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6A" w14:textId="77777777" w:rsidR="00B80C8E" w:rsidRPr="0055467D" w:rsidRDefault="00CB7C69" w:rsidP="000E6A4E">
      <w:pPr>
        <w:pStyle w:val="ListParagraph"/>
        <w:numPr>
          <w:ilvl w:val="1"/>
          <w:numId w:val="21"/>
        </w:numPr>
      </w:pPr>
      <w:r>
        <w:t xml:space="preserve">Переходим во вкладку </w:t>
      </w:r>
      <w:r>
        <w:rPr>
          <w:b/>
          <w:lang w:val="en-US"/>
        </w:rPr>
        <w:t>Credentials</w:t>
      </w:r>
      <w:r>
        <w:t xml:space="preserve">, где потребуется создать пароль, нажав на кнопку </w:t>
      </w:r>
      <w:r>
        <w:rPr>
          <w:b/>
          <w:lang w:val="en-US"/>
        </w:rPr>
        <w:t>Set</w:t>
      </w:r>
      <w:r w:rsidRPr="0055467D">
        <w:rPr>
          <w:b/>
        </w:rPr>
        <w:t xml:space="preserve"> </w:t>
      </w:r>
      <w:r>
        <w:rPr>
          <w:b/>
          <w:lang w:val="en-US"/>
        </w:rPr>
        <w:t>password</w:t>
      </w:r>
    </w:p>
    <w:p w14:paraId="0773296B" w14:textId="77777777" w:rsidR="00B80C8E" w:rsidRDefault="00CB7C69" w:rsidP="0055467D">
      <w:pPr>
        <w:pStyle w:val="ListParagraph"/>
        <w:ind w:left="1440"/>
      </w:pPr>
      <w:r>
        <w:rPr>
          <w:noProof/>
          <w:lang w:val="en-US"/>
        </w:rPr>
        <w:lastRenderedPageBreak/>
        <w:drawing>
          <wp:inline distT="0" distB="0" distL="0" distR="0" wp14:anchorId="07732AE4" wp14:editId="07732AE5">
            <wp:extent cx="4972050" cy="2347041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670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99510" cy="236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6C" w14:textId="77777777" w:rsidR="00B80C8E" w:rsidRDefault="00CB7C69" w:rsidP="000E6A4E">
      <w:pPr>
        <w:pStyle w:val="ListParagraph"/>
        <w:numPr>
          <w:ilvl w:val="1"/>
          <w:numId w:val="21"/>
        </w:numPr>
      </w:pPr>
      <w:r>
        <w:t xml:space="preserve">Вводим пароль и во втором поле повторяем вводимый пароль. Переключатель </w:t>
      </w:r>
      <w:r>
        <w:rPr>
          <w:b/>
          <w:lang w:val="en-US"/>
        </w:rPr>
        <w:t>Temporary</w:t>
      </w:r>
      <w:r>
        <w:t xml:space="preserve">, устанавливаем в положение </w:t>
      </w:r>
      <w:r>
        <w:rPr>
          <w:b/>
          <w:lang w:val="en-US"/>
        </w:rPr>
        <w:t>Off</w:t>
      </w:r>
      <w:r>
        <w:t>. Данный пункт означает, «нужно ли запросить смену пароля, при первой авторизации или нет».</w:t>
      </w:r>
      <w:r w:rsidRPr="0055467D">
        <w:t xml:space="preserve"> </w:t>
      </w:r>
      <w:r>
        <w:t xml:space="preserve">Нажимаем </w:t>
      </w:r>
      <w:r>
        <w:rPr>
          <w:b/>
          <w:lang w:val="en-US"/>
        </w:rPr>
        <w:t>Save</w:t>
      </w:r>
    </w:p>
    <w:p w14:paraId="0773296D" w14:textId="77777777" w:rsidR="00B80C8E" w:rsidRDefault="00CB7C69" w:rsidP="0055467D">
      <w:pPr>
        <w:pStyle w:val="ListParagraph"/>
        <w:ind w:left="1440"/>
      </w:pPr>
      <w:r>
        <w:rPr>
          <w:noProof/>
          <w:lang w:val="en-US"/>
        </w:rPr>
        <w:drawing>
          <wp:inline distT="0" distB="0" distL="0" distR="0" wp14:anchorId="07732AE6" wp14:editId="07732AE7">
            <wp:extent cx="3140766" cy="1746151"/>
            <wp:effectExtent l="0" t="0" r="2540" b="698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11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56092" cy="175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6E" w14:textId="77777777" w:rsidR="00B80C8E" w:rsidRPr="0055467D" w:rsidRDefault="00CB7C69" w:rsidP="000E6A4E">
      <w:pPr>
        <w:pStyle w:val="ListParagraph"/>
        <w:numPr>
          <w:ilvl w:val="1"/>
          <w:numId w:val="21"/>
        </w:numPr>
      </w:pPr>
      <w:r>
        <w:t xml:space="preserve">В появившемся окне с вопросом </w:t>
      </w:r>
      <w:r>
        <w:rPr>
          <w:b/>
          <w:lang w:val="en-US"/>
        </w:rPr>
        <w:t>Set</w:t>
      </w:r>
      <w:r w:rsidRPr="0055467D">
        <w:rPr>
          <w:b/>
        </w:rPr>
        <w:t xml:space="preserve"> </w:t>
      </w:r>
      <w:r>
        <w:rPr>
          <w:b/>
          <w:lang w:val="en-US"/>
        </w:rPr>
        <w:t>password</w:t>
      </w:r>
      <w:r w:rsidRPr="0055467D">
        <w:rPr>
          <w:b/>
        </w:rPr>
        <w:t>?</w:t>
      </w:r>
      <w:r w:rsidRPr="0055467D">
        <w:t xml:space="preserve"> </w:t>
      </w:r>
      <w:r>
        <w:t xml:space="preserve">Нажимаем </w:t>
      </w:r>
      <w:r>
        <w:rPr>
          <w:b/>
          <w:lang w:val="en-US"/>
        </w:rPr>
        <w:t>Save password</w:t>
      </w:r>
    </w:p>
    <w:p w14:paraId="0773296F" w14:textId="77777777" w:rsidR="00B80C8E" w:rsidRDefault="00CB7C69" w:rsidP="0055467D">
      <w:pPr>
        <w:pStyle w:val="ListParagraph"/>
        <w:ind w:left="1440"/>
      </w:pPr>
      <w:r>
        <w:rPr>
          <w:noProof/>
          <w:lang w:val="en-US"/>
        </w:rPr>
        <w:drawing>
          <wp:inline distT="0" distB="0" distL="0" distR="0" wp14:anchorId="07732AE8" wp14:editId="07732AE9">
            <wp:extent cx="3140710" cy="1075823"/>
            <wp:effectExtent l="0" t="0" r="254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345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99808" cy="109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70" w14:textId="77777777" w:rsidR="002C4F31" w:rsidRPr="002C4F31" w:rsidRDefault="002C4F31" w:rsidP="0055467D">
      <w:pPr>
        <w:pStyle w:val="ListParagraph"/>
        <w:ind w:left="1440"/>
      </w:pPr>
    </w:p>
    <w:p w14:paraId="07732971" w14:textId="77777777" w:rsidR="00264F10" w:rsidRDefault="00CB7C69" w:rsidP="004E40BC">
      <w:pPr>
        <w:pStyle w:val="Heading2"/>
        <w:rPr>
          <w:lang w:val="en-US"/>
        </w:rPr>
      </w:pPr>
      <w:bookmarkStart w:id="237" w:name="_Toc164845504"/>
      <w:r>
        <w:t xml:space="preserve">Настройка </w:t>
      </w:r>
      <w:r>
        <w:rPr>
          <w:lang w:val="en-US"/>
        </w:rPr>
        <w:t>Vault</w:t>
      </w:r>
      <w:bookmarkEnd w:id="237"/>
    </w:p>
    <w:p w14:paraId="07732972" w14:textId="77777777" w:rsidR="004478B9" w:rsidRDefault="00CB7C69" w:rsidP="000E6A4E">
      <w:pPr>
        <w:pStyle w:val="ListParagraph"/>
        <w:numPr>
          <w:ilvl w:val="0"/>
          <w:numId w:val="14"/>
        </w:numPr>
      </w:pPr>
      <w:r>
        <w:t>Создайте файл настройки хранилища:</w:t>
      </w:r>
    </w:p>
    <w:p w14:paraId="07732973" w14:textId="77777777" w:rsidR="004478B9" w:rsidRDefault="00CB7C69" w:rsidP="003960AB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EA" wp14:editId="07732AEB">
                <wp:extent cx="5886450" cy="286247"/>
                <wp:effectExtent l="0" t="0" r="19050" b="19050"/>
                <wp:docPr id="68" name="Надпись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62" w14:textId="77777777" w:rsidR="00E97363" w:rsidRPr="00F0202C" w:rsidRDefault="00CB7C69" w:rsidP="004478B9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sudo nano /opt/wss/vault/config.hcl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EA" id="Надпись 68" o:spid="_x0000_s1079" type="#_x0000_t202" style="width:463.5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" fillcolor="#eeece1 [3214]">
                <v:textbox>
                  <w:txbxContent>
                    <w:p w14:paraId="07732C62" w14:textId="77777777" w:rsidR="00E97363" w:rsidRPr="00F0202C" w:rsidRDefault="00CB7C69" w:rsidP="004478B9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sudo nano /opt/wss/vault/config.hcl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74" w14:textId="77777777" w:rsidR="004478B9" w:rsidRDefault="00CB7C69" w:rsidP="000E6A4E">
      <w:pPr>
        <w:pStyle w:val="ListParagraph"/>
        <w:numPr>
          <w:ilvl w:val="0"/>
          <w:numId w:val="14"/>
        </w:numPr>
      </w:pPr>
      <w:r>
        <w:t>Вставьте приведенный ниже текст в открывшийся текстовый редактор:</w:t>
      </w:r>
    </w:p>
    <w:p w14:paraId="07732975" w14:textId="77777777" w:rsidR="004478B9" w:rsidRPr="003960AB" w:rsidRDefault="00CB7C69" w:rsidP="003960AB"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07732AEC" wp14:editId="07732AED">
                <wp:extent cx="5886450" cy="2409825"/>
                <wp:effectExtent l="0" t="0" r="19050" b="28575"/>
                <wp:docPr id="69" name="Надпись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4098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63" w14:textId="77777777" w:rsidR="00E97363" w:rsidRPr="003960AB" w:rsidRDefault="00CB7C69" w:rsidP="003960AB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>ui = true</w:t>
                            </w:r>
                          </w:p>
                          <w:p w14:paraId="07732C64" w14:textId="77777777" w:rsidR="00E97363" w:rsidRPr="003960AB" w:rsidRDefault="00E97363" w:rsidP="003960AB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7732C65" w14:textId="77777777" w:rsidR="00E97363" w:rsidRPr="003960AB" w:rsidRDefault="00CB7C69" w:rsidP="003960AB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>listener "tcp" {</w:t>
                            </w:r>
                          </w:p>
                          <w:p w14:paraId="07732C66" w14:textId="77777777" w:rsidR="00E97363" w:rsidRPr="003960AB" w:rsidRDefault="00CB7C69" w:rsidP="003960AB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address     = "0.0.0.0:8200"</w:t>
                            </w:r>
                          </w:p>
                          <w:p w14:paraId="07732C67" w14:textId="77777777" w:rsidR="00E97363" w:rsidRDefault="00CB7C69" w:rsidP="003960AB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tls_disable =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>0</w:t>
                            </w:r>
                          </w:p>
                          <w:p w14:paraId="07732C68" w14:textId="77777777" w:rsidR="00E97363" w:rsidRPr="00D670C3" w:rsidRDefault="00CB7C69" w:rsidP="00D670C3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670C3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tls_cert_file = "/vault/cert/server.crt"</w:t>
                            </w:r>
                          </w:p>
                          <w:p w14:paraId="07732C69" w14:textId="77777777" w:rsidR="00E97363" w:rsidRDefault="00CB7C69" w:rsidP="00D670C3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670C3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tls_key_file = "/vault/cert/server.key"</w:t>
                            </w:r>
                          </w:p>
                          <w:p w14:paraId="07732C6A" w14:textId="77777777" w:rsidR="00E97363" w:rsidRPr="003960AB" w:rsidRDefault="00CB7C69" w:rsidP="00D670C3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14:paraId="07732C6B" w14:textId="77777777" w:rsidR="00E97363" w:rsidRPr="003960AB" w:rsidRDefault="00E97363" w:rsidP="003960AB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7732C6C" w14:textId="77777777" w:rsidR="00E97363" w:rsidRPr="003960AB" w:rsidRDefault="00CB7C69" w:rsidP="003960AB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>storage "file" {</w:t>
                            </w:r>
                          </w:p>
                          <w:p w14:paraId="07732C6D" w14:textId="77777777" w:rsidR="00E97363" w:rsidRPr="003960AB" w:rsidRDefault="00CB7C69" w:rsidP="003960AB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path = "/vault/file"</w:t>
                            </w:r>
                          </w:p>
                          <w:p w14:paraId="07732C6E" w14:textId="77777777" w:rsidR="00E97363" w:rsidRPr="003960AB" w:rsidRDefault="00CB7C69" w:rsidP="003960AB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14:paraId="07732C6F" w14:textId="77777777" w:rsidR="00E97363" w:rsidRPr="003960AB" w:rsidRDefault="00E97363" w:rsidP="003960AB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7732C70" w14:textId="77777777" w:rsidR="00E97363" w:rsidRPr="003960AB" w:rsidRDefault="00CB7C69" w:rsidP="003960AB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>api_addr = "http://127.0.0.1:8200"</w:t>
                            </w:r>
                          </w:p>
                          <w:p w14:paraId="07732C71" w14:textId="77777777" w:rsidR="00E97363" w:rsidRPr="003960AB" w:rsidRDefault="00E97363" w:rsidP="003960AB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7732C72" w14:textId="77777777" w:rsidR="00E97363" w:rsidRPr="00250514" w:rsidRDefault="00CB7C69" w:rsidP="003960AB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>disable_mlock = "true"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EC" id="Надпись 69" o:spid="_x0000_s1080" type="#_x0000_t202" style="width:463.5pt;height:18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" fillcolor="#eeece1 [3214]">
                <v:textbox>
                  <w:txbxContent>
                    <w:p w14:paraId="07732C63" w14:textId="77777777" w:rsidR="00E97363" w:rsidRPr="003960AB" w:rsidRDefault="00CB7C69" w:rsidP="003960AB">
                      <w:pPr>
                        <w:spacing w:line="240" w:lineRule="auto"/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>ui = true</w:t>
                      </w:r>
                    </w:p>
                    <w:p w14:paraId="07732C64" w14:textId="77777777" w:rsidR="00E97363" w:rsidRPr="003960AB" w:rsidRDefault="00E97363" w:rsidP="003960AB">
                      <w:pPr>
                        <w:spacing w:line="240" w:lineRule="auto"/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07732C65" w14:textId="77777777" w:rsidR="00E97363" w:rsidRPr="003960AB" w:rsidRDefault="00CB7C69" w:rsidP="003960AB">
                      <w:pPr>
                        <w:spacing w:line="240" w:lineRule="auto"/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>listener "tcp" {</w:t>
                      </w:r>
                    </w:p>
                    <w:p w14:paraId="07732C66" w14:textId="77777777" w:rsidR="00E97363" w:rsidRPr="003960AB" w:rsidRDefault="00CB7C69" w:rsidP="003960AB">
                      <w:pPr>
                        <w:spacing w:line="240" w:lineRule="auto"/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 xml:space="preserve">  address     = "0.0.0.0:8200"</w:t>
                      </w:r>
                    </w:p>
                    <w:p w14:paraId="07732C67" w14:textId="77777777" w:rsidR="00E97363" w:rsidRDefault="00CB7C69" w:rsidP="003960AB">
                      <w:pPr>
                        <w:spacing w:line="240" w:lineRule="auto"/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 xml:space="preserve">  tls_disable = </w:t>
                      </w:r>
                      <w:r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>0</w:t>
                      </w:r>
                    </w:p>
                    <w:p w14:paraId="07732C68" w14:textId="77777777" w:rsidR="00E97363" w:rsidRPr="00D670C3" w:rsidRDefault="00CB7C69" w:rsidP="00D670C3">
                      <w:pPr>
                        <w:spacing w:line="240" w:lineRule="auto"/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D670C3"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 xml:space="preserve">  tls_cert_file = "/vault/cert/server.crt"</w:t>
                      </w:r>
                    </w:p>
                    <w:p w14:paraId="07732C69" w14:textId="77777777" w:rsidR="00E97363" w:rsidRDefault="00CB7C69" w:rsidP="00D670C3">
                      <w:pPr>
                        <w:spacing w:line="240" w:lineRule="auto"/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D670C3"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 xml:space="preserve">  tls_key_file = "/vault/cert/server.key"</w:t>
                      </w:r>
                    </w:p>
                    <w:p w14:paraId="07732C6A" w14:textId="77777777" w:rsidR="00E97363" w:rsidRPr="003960AB" w:rsidRDefault="00CB7C69" w:rsidP="00D670C3">
                      <w:pPr>
                        <w:spacing w:line="240" w:lineRule="auto"/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  <w:p w14:paraId="07732C6B" w14:textId="77777777" w:rsidR="00E97363" w:rsidRPr="003960AB" w:rsidRDefault="00E97363" w:rsidP="003960AB">
                      <w:pPr>
                        <w:spacing w:line="240" w:lineRule="auto"/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07732C6C" w14:textId="77777777" w:rsidR="00E97363" w:rsidRPr="003960AB" w:rsidRDefault="00CB7C69" w:rsidP="003960AB">
                      <w:pPr>
                        <w:spacing w:line="240" w:lineRule="auto"/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>storage "file" {</w:t>
                      </w:r>
                    </w:p>
                    <w:p w14:paraId="07732C6D" w14:textId="77777777" w:rsidR="00E97363" w:rsidRPr="003960AB" w:rsidRDefault="00CB7C69" w:rsidP="003960AB">
                      <w:pPr>
                        <w:spacing w:line="240" w:lineRule="auto"/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 xml:space="preserve">  path = "/vault/file"</w:t>
                      </w:r>
                    </w:p>
                    <w:p w14:paraId="07732C6E" w14:textId="77777777" w:rsidR="00E97363" w:rsidRPr="003960AB" w:rsidRDefault="00CB7C69" w:rsidP="003960AB">
                      <w:pPr>
                        <w:spacing w:line="240" w:lineRule="auto"/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  <w:p w14:paraId="07732C6F" w14:textId="77777777" w:rsidR="00E97363" w:rsidRPr="003960AB" w:rsidRDefault="00E97363" w:rsidP="003960AB">
                      <w:pPr>
                        <w:spacing w:line="240" w:lineRule="auto"/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07732C70" w14:textId="77777777" w:rsidR="00E97363" w:rsidRPr="003960AB" w:rsidRDefault="00CB7C69" w:rsidP="003960AB">
                      <w:pPr>
                        <w:spacing w:line="240" w:lineRule="auto"/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>api_addr = "http://127.0.0.1:8200"</w:t>
                      </w:r>
                    </w:p>
                    <w:p w14:paraId="07732C71" w14:textId="77777777" w:rsidR="00E97363" w:rsidRPr="003960AB" w:rsidRDefault="00E97363" w:rsidP="003960AB">
                      <w:pPr>
                        <w:spacing w:line="240" w:lineRule="auto"/>
                        <w:contextualSpacing/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07732C72" w14:textId="77777777" w:rsidR="00E97363" w:rsidRPr="00250514" w:rsidRDefault="00CB7C69" w:rsidP="003960AB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960AB">
                        <w:rPr>
                          <w:rStyle w:val="HTML2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>disable_mlock = "true"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76" w14:textId="77777777" w:rsidR="004478B9" w:rsidRPr="00C9137B" w:rsidRDefault="00CB7C69" w:rsidP="000E6A4E">
      <w:pPr>
        <w:pStyle w:val="ListParagraph"/>
        <w:numPr>
          <w:ilvl w:val="0"/>
          <w:numId w:val="14"/>
        </w:numPr>
      </w:pPr>
      <w:r>
        <w:t xml:space="preserve">Создайте файл конфигурации для </w:t>
      </w:r>
      <w:r w:rsidRPr="00972716">
        <w:rPr>
          <w:lang w:val="en-US"/>
        </w:rPr>
        <w:t>Docker</w:t>
      </w:r>
      <w:r w:rsidRPr="00C9137B">
        <w:t xml:space="preserve"> </w:t>
      </w:r>
      <w:r w:rsidRPr="00972716">
        <w:rPr>
          <w:lang w:val="en-US"/>
        </w:rPr>
        <w:t>Compose</w:t>
      </w:r>
      <w:r w:rsidRPr="00C9137B">
        <w:t>:</w:t>
      </w:r>
    </w:p>
    <w:p w14:paraId="07732977" w14:textId="77777777" w:rsidR="004478B9" w:rsidRDefault="00CB7C69" w:rsidP="004478B9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EE" wp14:editId="07732AEF">
                <wp:extent cx="5886450" cy="286247"/>
                <wp:effectExtent l="0" t="0" r="19050" b="19050"/>
                <wp:docPr id="70" name="Надпись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73" w14:textId="77777777" w:rsidR="00E97363" w:rsidRPr="00F0202C" w:rsidRDefault="00CB7C69" w:rsidP="004478B9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sudo nano /opt/wss/vault/docker-compose.yml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EE" id="Надпись 70" o:spid="_x0000_s1081" type="#_x0000_t202" style="width:463.5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" fillcolor="#eeece1 [3214]">
                <v:textbox>
                  <w:txbxContent>
                    <w:p w14:paraId="07732C73" w14:textId="77777777" w:rsidR="00E97363" w:rsidRPr="00F0202C" w:rsidRDefault="00CB7C69" w:rsidP="004478B9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sudo nano /opt/wss/vault/docker-compose.yml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78" w14:textId="77777777" w:rsidR="00E925BE" w:rsidRPr="003960AB" w:rsidRDefault="00CB7C69" w:rsidP="000E6A4E">
      <w:pPr>
        <w:pStyle w:val="ListParagraph"/>
        <w:numPr>
          <w:ilvl w:val="0"/>
          <w:numId w:val="14"/>
        </w:numPr>
      </w:pPr>
      <w:r w:rsidRPr="00C9137B">
        <w:t>Вставьте приведенный ниже текст с подменой необходимых переменных в открывшийся текстовый редактор</w:t>
      </w:r>
    </w:p>
    <w:p w14:paraId="07732979" w14:textId="77777777" w:rsidR="00264F10" w:rsidRDefault="00CB7C69" w:rsidP="003960AB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F0" wp14:editId="07732AF1">
                <wp:extent cx="5886450" cy="3600450"/>
                <wp:effectExtent l="0" t="0" r="19050" b="19050"/>
                <wp:docPr id="71" name="Надпись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36004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74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services:</w:t>
                            </w:r>
                          </w:p>
                          <w:p w14:paraId="07732C75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vault:</w:t>
                            </w:r>
                          </w:p>
                          <w:p w14:paraId="07732C76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image: hashicorp/vault:1.16.0</w:t>
                            </w:r>
                          </w:p>
                          <w:p w14:paraId="07732C77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container_name: vault</w:t>
                            </w:r>
                          </w:p>
                          <w:p w14:paraId="07732C78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hostname: vault</w:t>
                            </w:r>
                          </w:p>
                          <w:p w14:paraId="07732C79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user: 'root:root'</w:t>
                            </w:r>
                          </w:p>
                          <w:p w14:paraId="07732C7A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ports:</w:t>
                            </w:r>
                          </w:p>
                          <w:p w14:paraId="07732C7B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  - 8200:8200</w:t>
                            </w:r>
                          </w:p>
                          <w:p w14:paraId="07732C7C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volumes:</w:t>
                            </w:r>
                          </w:p>
                          <w:p w14:paraId="07732C7D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  - './config.hcl:/vault/config/config.hcl'</w:t>
                            </w:r>
                          </w:p>
                          <w:p w14:paraId="07732C7E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  - '/var/wss/vault-data:/vault/file/'</w:t>
                            </w:r>
                          </w:p>
                          <w:p w14:paraId="07732C7F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  - '</w:t>
                            </w:r>
                            <w:r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/etc/ssl/private/server.key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:/vault/cert</w:t>
                            </w:r>
                            <w:r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/server.key:ro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'</w:t>
                            </w:r>
                          </w:p>
                          <w:p w14:paraId="07732C80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  - '</w:t>
                            </w:r>
                            <w:r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/etc/ssl/certs/server.crt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:/vault/cert</w:t>
                            </w:r>
                            <w:r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/server.crt:ro'</w:t>
                            </w:r>
                          </w:p>
                          <w:p w14:paraId="07732C81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environment:</w:t>
                            </w:r>
                          </w:p>
                          <w:p w14:paraId="07732C82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  - VAULT_ADDR=https://URL:8200</w:t>
                            </w:r>
                          </w:p>
                          <w:p w14:paraId="07732C83" w14:textId="77777777" w:rsidR="00E97363" w:rsidRPr="00250514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cap</w:t>
                            </w:r>
                            <w:r w:rsidRPr="00250514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  <w:t>_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add</w:t>
                            </w:r>
                            <w:r w:rsidRPr="00250514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  <w:t>:</w:t>
                            </w:r>
                          </w:p>
                          <w:p w14:paraId="07732C84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</w:pPr>
                            <w:r w:rsidRPr="00250514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  <w:t xml:space="preserve">      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  <w:t xml:space="preserve">- 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IPC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  <w:t>_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LOCK</w:t>
                            </w:r>
                          </w:p>
                          <w:p w14:paraId="07732C85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  <w:t xml:space="preserve">#Расширенные права – раскомментируйте при использовании ОС 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Astra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Linux</w:t>
                            </w:r>
                          </w:p>
                          <w:p w14:paraId="07732C86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#      - SYS_ADMIN</w:t>
                            </w:r>
                          </w:p>
                          <w:p w14:paraId="07732C87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#      - DAC_READ_SEARCH</w:t>
                            </w:r>
                          </w:p>
                          <w:p w14:paraId="07732C88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command: server</w:t>
                            </w:r>
                          </w:p>
                          <w:p w14:paraId="07732C89" w14:textId="77777777" w:rsidR="00E97363" w:rsidRPr="00383611" w:rsidRDefault="00CB7C69" w:rsidP="00383611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restart: always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F0" id="Надпись 71" o:spid="_x0000_s1082" type="#_x0000_t202" style="width:463.5pt;height:28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" fillcolor="#eeece1 [3214]">
                <v:textbox>
                  <w:txbxContent>
                    <w:p w14:paraId="07732C74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services:</w:t>
                      </w:r>
                    </w:p>
                    <w:p w14:paraId="07732C75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vault:</w:t>
                      </w:r>
                    </w:p>
                    <w:p w14:paraId="07732C76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image: hashicorp/vault:1.16.0</w:t>
                      </w:r>
                    </w:p>
                    <w:p w14:paraId="07732C77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container_name: vault</w:t>
                      </w:r>
                    </w:p>
                    <w:p w14:paraId="07732C78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hostname: vault</w:t>
                      </w:r>
                    </w:p>
                    <w:p w14:paraId="07732C79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user: 'root:root'</w:t>
                      </w:r>
                    </w:p>
                    <w:p w14:paraId="07732C7A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ports:</w:t>
                      </w:r>
                    </w:p>
                    <w:p w14:paraId="07732C7B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  - 8200:8200</w:t>
                      </w:r>
                    </w:p>
                    <w:p w14:paraId="07732C7C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volumes:</w:t>
                      </w:r>
                    </w:p>
                    <w:p w14:paraId="07732C7D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  - './config.hcl:/vault/config/config.hcl'</w:t>
                      </w:r>
                    </w:p>
                    <w:p w14:paraId="07732C7E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  - '/var/wss/vault-data:/vault/file/'</w:t>
                      </w:r>
                    </w:p>
                    <w:p w14:paraId="07732C7F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  - '</w:t>
                      </w:r>
                      <w:r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/etc/ssl/private/server.key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:/vault/cert</w:t>
                      </w:r>
                      <w:r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/server.key:ro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'</w:t>
                      </w:r>
                    </w:p>
                    <w:p w14:paraId="07732C80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  - '</w:t>
                      </w:r>
                      <w:r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/etc/ssl/certs/server.crt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:/vault/cert</w:t>
                      </w:r>
                      <w:r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/server.crt:ro'</w:t>
                      </w:r>
                    </w:p>
                    <w:p w14:paraId="07732C81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environment:</w:t>
                      </w:r>
                    </w:p>
                    <w:p w14:paraId="07732C82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  - VAULT_ADDR=https://URL:8200</w:t>
                      </w:r>
                    </w:p>
                    <w:p w14:paraId="07732C83" w14:textId="77777777" w:rsidR="00E97363" w:rsidRPr="00250514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cap</w:t>
                      </w:r>
                      <w:r w:rsidRPr="00250514"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  <w:t>_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add</w:t>
                      </w:r>
                      <w:r w:rsidRPr="00250514"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  <w:t>:</w:t>
                      </w:r>
                    </w:p>
                    <w:p w14:paraId="07732C84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</w:pPr>
                      <w:r w:rsidRPr="00250514"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  <w:t xml:space="preserve">      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  <w:t xml:space="preserve">- 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IPC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  <w:t>_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LOCK</w:t>
                      </w:r>
                    </w:p>
                    <w:p w14:paraId="07732C85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  <w:t xml:space="preserve">#Расширенные права – раскомментируйте при использовании ОС 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Astra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  <w:t xml:space="preserve"> 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Linux</w:t>
                      </w:r>
                    </w:p>
                    <w:p w14:paraId="07732C86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#      - SYS_ADMIN</w:t>
                      </w:r>
                    </w:p>
                    <w:p w14:paraId="07732C87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#      - DAC_READ_SEARCH</w:t>
                      </w:r>
                    </w:p>
                    <w:p w14:paraId="07732C88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command: server</w:t>
                      </w:r>
                    </w:p>
                    <w:p w14:paraId="07732C89" w14:textId="77777777" w:rsidR="00E97363" w:rsidRPr="00383611" w:rsidRDefault="00CB7C69" w:rsidP="00383611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restart: always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7A" w14:textId="77777777" w:rsidR="004478B9" w:rsidRPr="003960AB" w:rsidRDefault="00CB7C69" w:rsidP="000E6A4E">
      <w:pPr>
        <w:pStyle w:val="ListParagraph"/>
        <w:numPr>
          <w:ilvl w:val="0"/>
          <w:numId w:val="14"/>
        </w:numPr>
      </w:pPr>
      <w:r>
        <w:t xml:space="preserve">Выполните первичную инициализацию хранилища </w:t>
      </w:r>
      <w:r w:rsidRPr="00972716">
        <w:rPr>
          <w:lang w:val="en-US"/>
        </w:rPr>
        <w:t>Vault</w:t>
      </w:r>
      <w:r>
        <w:t xml:space="preserve">, для этого запустите </w:t>
      </w:r>
      <w:r w:rsidRPr="00972716">
        <w:rPr>
          <w:lang w:val="en-US"/>
        </w:rPr>
        <w:t>Docker</w:t>
      </w:r>
      <w:r w:rsidRPr="003960AB">
        <w:t xml:space="preserve"> </w:t>
      </w:r>
      <w:r w:rsidRPr="00972716">
        <w:rPr>
          <w:lang w:val="en-US"/>
        </w:rPr>
        <w:t>Compose</w:t>
      </w:r>
    </w:p>
    <w:p w14:paraId="0773297B" w14:textId="77777777" w:rsidR="004478B9" w:rsidRDefault="00CB7C69" w:rsidP="003960AB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AF2" wp14:editId="07732AF3">
                <wp:extent cx="5886450" cy="286247"/>
                <wp:effectExtent l="0" t="0" r="19050" b="19050"/>
                <wp:docPr id="74" name="Надпись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8A" w14:textId="77777777" w:rsidR="00E97363" w:rsidRPr="00F0202C" w:rsidRDefault="00CB7C69" w:rsidP="004478B9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docker compose -f /opt/wss/vault/docker-compose.yml up -d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AF2" id="Надпись 74" o:spid="_x0000_s1083" type="#_x0000_t202" style="width:463.5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" fillcolor="#eeece1 [3214]">
                <v:textbox>
                  <w:txbxContent>
                    <w:p w14:paraId="07732C8A" w14:textId="77777777" w:rsidR="00E97363" w:rsidRPr="00F0202C" w:rsidRDefault="00CB7C69" w:rsidP="004478B9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docker compose -f /opt/wss/vault/docker-compose.yml up -d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7C" w14:textId="77777777" w:rsidR="00BC6300" w:rsidRDefault="00CB7C69" w:rsidP="0055467D">
      <w:pPr>
        <w:pStyle w:val="Heading3"/>
        <w:ind w:left="567"/>
      </w:pPr>
      <w:bookmarkStart w:id="238" w:name="_Toc164845505"/>
      <w:r>
        <w:t>Подключение к Vault</w:t>
      </w:r>
      <w:bookmarkEnd w:id="238"/>
    </w:p>
    <w:p w14:paraId="0773297D" w14:textId="77777777" w:rsidR="00BC6300" w:rsidRPr="00E66AF9" w:rsidRDefault="00CB7C69" w:rsidP="000E6A4E">
      <w:pPr>
        <w:pStyle w:val="ListParagraph"/>
        <w:numPr>
          <w:ilvl w:val="0"/>
          <w:numId w:val="28"/>
        </w:numPr>
        <w:rPr>
          <w:lang w:val="en-US"/>
        </w:rPr>
      </w:pPr>
      <w:r>
        <w:t xml:space="preserve">Перейдите на страницу </w:t>
      </w:r>
      <w:r w:rsidRPr="00E66AF9">
        <w:rPr>
          <w:lang w:val="en-US"/>
        </w:rPr>
        <w:t>Vault</w:t>
      </w:r>
    </w:p>
    <w:p w14:paraId="0773297E" w14:textId="77777777" w:rsidR="002A59F5" w:rsidRPr="00E66AF9" w:rsidRDefault="00CB7C69" w:rsidP="00BC6300">
      <w:pPr>
        <w:rPr>
          <w:lang w:val="en-US"/>
        </w:rPr>
      </w:pPr>
      <w:r w:rsidRPr="00051662">
        <w:rPr>
          <w:lang w:val="en-US"/>
        </w:rPr>
        <w:lastRenderedPageBreak/>
        <w:t>https://local.domain.loc</w:t>
      </w:r>
      <w:r w:rsidR="00051662">
        <w:rPr>
          <w:lang w:val="en-US"/>
        </w:rPr>
        <w:t>:8200/</w:t>
      </w:r>
    </w:p>
    <w:p w14:paraId="0773297F" w14:textId="77777777" w:rsidR="002A59F5" w:rsidRDefault="00CB7C69" w:rsidP="00BC6300">
      <w:pPr>
        <w:rPr>
          <w:i/>
        </w:rPr>
      </w:pPr>
      <w:r>
        <w:rPr>
          <w:i/>
        </w:rPr>
        <w:t>Если просит выбрать сертификат – отклоняем/игнорируем.</w:t>
      </w:r>
    </w:p>
    <w:p w14:paraId="07732980" w14:textId="77777777" w:rsidR="00E66AF9" w:rsidRDefault="00CB7C69" w:rsidP="000E6A4E">
      <w:pPr>
        <w:pStyle w:val="ListParagraph"/>
        <w:numPr>
          <w:ilvl w:val="0"/>
          <w:numId w:val="28"/>
        </w:numPr>
      </w:pPr>
      <w:r>
        <w:t xml:space="preserve">Указываем в полях ввода </w:t>
      </w:r>
      <w:r w:rsidRPr="00E66AF9">
        <w:rPr>
          <w:lang w:val="en-US"/>
        </w:rPr>
        <w:t>Key</w:t>
      </w:r>
      <w:r w:rsidRPr="00E66AF9">
        <w:t xml:space="preserve"> </w:t>
      </w:r>
      <w:r w:rsidRPr="00E66AF9">
        <w:rPr>
          <w:lang w:val="en-US"/>
        </w:rPr>
        <w:t>shares</w:t>
      </w:r>
      <w:r w:rsidRPr="00E66AF9">
        <w:t xml:space="preserve"> </w:t>
      </w:r>
      <w:r>
        <w:t xml:space="preserve">и </w:t>
      </w:r>
      <w:r w:rsidRPr="00E66AF9">
        <w:rPr>
          <w:lang w:val="en-US"/>
        </w:rPr>
        <w:t>Key</w:t>
      </w:r>
      <w:r w:rsidRPr="00E66AF9">
        <w:t xml:space="preserve"> </w:t>
      </w:r>
      <w:r w:rsidRPr="00E66AF9">
        <w:rPr>
          <w:lang w:val="en-US"/>
        </w:rPr>
        <w:t>threshold</w:t>
      </w:r>
      <w:r w:rsidRPr="00E66AF9">
        <w:t xml:space="preserve"> </w:t>
      </w:r>
      <w:r>
        <w:t>– число 3.</w:t>
      </w:r>
    </w:p>
    <w:p w14:paraId="07732981" w14:textId="77777777" w:rsidR="00E66AF9" w:rsidRDefault="00CB7C69" w:rsidP="00BC6300">
      <w:r w:rsidRPr="00E66AF9">
        <w:rPr>
          <w:noProof/>
          <w:lang w:val="en-US"/>
        </w:rPr>
        <w:drawing>
          <wp:inline distT="0" distB="0" distL="0" distR="0" wp14:anchorId="07732AF4" wp14:editId="07732AF5">
            <wp:extent cx="3248025" cy="2847975"/>
            <wp:effectExtent l="0" t="0" r="952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54109" name=""/>
                    <pic:cNvPicPr/>
                  </pic:nvPicPr>
                  <pic:blipFill>
                    <a:blip r:embed="rId46"/>
                    <a:srcRect l="7864" t="2556" r="8130" b="1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866" cy="2853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32982" w14:textId="77777777" w:rsidR="00E66AF9" w:rsidRPr="00E66AF9" w:rsidRDefault="00CB7C69" w:rsidP="000E6A4E">
      <w:pPr>
        <w:pStyle w:val="ListParagraph"/>
        <w:numPr>
          <w:ilvl w:val="0"/>
          <w:numId w:val="28"/>
        </w:numPr>
        <w:rPr>
          <w:b/>
        </w:rPr>
      </w:pPr>
      <w:r>
        <w:t>Нажимаем «</w:t>
      </w:r>
      <w:r w:rsidRPr="00E66AF9">
        <w:rPr>
          <w:lang w:val="en-US"/>
        </w:rPr>
        <w:t>Initialize</w:t>
      </w:r>
      <w:r>
        <w:t xml:space="preserve">», </w:t>
      </w:r>
      <w:r w:rsidRPr="00E66AF9">
        <w:rPr>
          <w:b/>
        </w:rPr>
        <w:t>полученные ключи сохраняем!</w:t>
      </w:r>
    </w:p>
    <w:p w14:paraId="07732983" w14:textId="77777777" w:rsidR="00E66AF9" w:rsidRDefault="00CB7C69" w:rsidP="00BC6300">
      <w:r>
        <w:rPr>
          <w:noProof/>
          <w:lang w:val="en-US"/>
        </w:rPr>
        <w:drawing>
          <wp:inline distT="0" distB="0" distL="0" distR="0" wp14:anchorId="07732AF6" wp14:editId="07732AF7">
            <wp:extent cx="2500794" cy="2867025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852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09327" cy="287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84" w14:textId="77777777" w:rsidR="00E66AF9" w:rsidRDefault="00CB7C69" w:rsidP="00BC6300">
      <w:r>
        <w:t>Если нажать «</w:t>
      </w:r>
      <w:r>
        <w:rPr>
          <w:lang w:val="en-US"/>
        </w:rPr>
        <w:t>Download</w:t>
      </w:r>
      <w:r w:rsidRPr="00E66AF9">
        <w:t xml:space="preserve"> </w:t>
      </w:r>
      <w:r>
        <w:rPr>
          <w:lang w:val="en-US"/>
        </w:rPr>
        <w:t>keys</w:t>
      </w:r>
      <w:r>
        <w:t xml:space="preserve">», ключи для разблокировки будут в формате </w:t>
      </w:r>
      <w:r w:rsidRPr="00E66AF9">
        <w:rPr>
          <w:b/>
          <w:lang w:val="en-US"/>
        </w:rPr>
        <w:t>base</w:t>
      </w:r>
      <w:r w:rsidRPr="00E66AF9">
        <w:rPr>
          <w:b/>
        </w:rPr>
        <w:t>64</w:t>
      </w:r>
      <w:r>
        <w:t>.</w:t>
      </w:r>
    </w:p>
    <w:p w14:paraId="07732985" w14:textId="77777777" w:rsidR="00E66AF9" w:rsidRDefault="00CB7C69" w:rsidP="00BC6300">
      <w:r>
        <w:t>После сохранения ключей, нажимаем «</w:t>
      </w:r>
      <w:r>
        <w:rPr>
          <w:lang w:val="en-US"/>
        </w:rPr>
        <w:t>Continue</w:t>
      </w:r>
      <w:r w:rsidRPr="00E66AF9">
        <w:t xml:space="preserve"> </w:t>
      </w:r>
      <w:r>
        <w:rPr>
          <w:lang w:val="en-US"/>
        </w:rPr>
        <w:t>to</w:t>
      </w:r>
      <w:r w:rsidRPr="00E66AF9">
        <w:t xml:space="preserve"> </w:t>
      </w:r>
      <w:r>
        <w:rPr>
          <w:lang w:val="en-US"/>
        </w:rPr>
        <w:t>Unseal</w:t>
      </w:r>
      <w:r>
        <w:t>»</w:t>
      </w:r>
    </w:p>
    <w:p w14:paraId="07732986" w14:textId="77777777" w:rsidR="00E66AF9" w:rsidRPr="00E66AF9" w:rsidRDefault="00CB7C69" w:rsidP="000E6A4E">
      <w:pPr>
        <w:pStyle w:val="ListParagraph"/>
        <w:numPr>
          <w:ilvl w:val="0"/>
          <w:numId w:val="28"/>
        </w:numPr>
      </w:pPr>
      <w:r>
        <w:t xml:space="preserve">Вводим каждый ключ по порядку, начиная с первого по третий, пример: ввели первый – </w:t>
      </w:r>
      <w:r>
        <w:rPr>
          <w:lang w:val="en-US"/>
        </w:rPr>
        <w:t>unseal</w:t>
      </w:r>
      <w:r>
        <w:t xml:space="preserve">, ввели второй – </w:t>
      </w:r>
      <w:r>
        <w:rPr>
          <w:lang w:val="en-US"/>
        </w:rPr>
        <w:t>unseal</w:t>
      </w:r>
      <w:r w:rsidRPr="00E66AF9">
        <w:t xml:space="preserve">, </w:t>
      </w:r>
      <w:r>
        <w:t xml:space="preserve">ввели третий – </w:t>
      </w:r>
      <w:r>
        <w:rPr>
          <w:lang w:val="en-US"/>
        </w:rPr>
        <w:t>unseal</w:t>
      </w:r>
      <w:r w:rsidRPr="00E66AF9">
        <w:t>.</w:t>
      </w:r>
    </w:p>
    <w:p w14:paraId="07732987" w14:textId="77777777" w:rsidR="00E66AF9" w:rsidRDefault="00CB7C69" w:rsidP="00E66AF9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07732AF8" wp14:editId="07732AF9">
            <wp:extent cx="3949700" cy="2201361"/>
            <wp:effectExtent l="0" t="0" r="0" b="889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577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70675" cy="221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88" w14:textId="77777777" w:rsidR="00E66AF9" w:rsidRPr="00E66AF9" w:rsidRDefault="00CB7C69" w:rsidP="000E6A4E">
      <w:pPr>
        <w:pStyle w:val="ListParagraph"/>
        <w:numPr>
          <w:ilvl w:val="0"/>
          <w:numId w:val="28"/>
        </w:numPr>
      </w:pPr>
      <w:r>
        <w:t>Когда будут введены все ключи, появится запрос авторизации.</w:t>
      </w:r>
    </w:p>
    <w:p w14:paraId="07732989" w14:textId="77777777" w:rsidR="00BC6300" w:rsidRPr="00E66AF9" w:rsidRDefault="00CB7C69" w:rsidP="00BC6300">
      <w:r>
        <w:t>Для</w:t>
      </w:r>
      <w:r w:rsidRPr="00BA0CDF">
        <w:t xml:space="preserve"> </w:t>
      </w:r>
      <w:r>
        <w:t>авторизации</w:t>
      </w:r>
      <w:r w:rsidRPr="00BA0CDF">
        <w:t xml:space="preserve"> </w:t>
      </w:r>
      <w:r>
        <w:t>введите</w:t>
      </w:r>
      <w:r w:rsidRPr="00BA0CDF">
        <w:t xml:space="preserve"> </w:t>
      </w:r>
      <w:r>
        <w:t xml:space="preserve">данные </w:t>
      </w:r>
      <w:r w:rsidRPr="00972716">
        <w:rPr>
          <w:b/>
        </w:rPr>
        <w:t>Root Token</w:t>
      </w:r>
      <w:r w:rsidR="00E66AF9">
        <w:t xml:space="preserve"> из файла с ключами, полученного ранее.</w:t>
      </w:r>
    </w:p>
    <w:p w14:paraId="0773298A" w14:textId="77777777" w:rsidR="00BC6300" w:rsidRPr="00396FBF" w:rsidRDefault="00CB7C69" w:rsidP="00BC6300">
      <w:r>
        <w:rPr>
          <w:noProof/>
          <w:lang w:val="en-US"/>
        </w:rPr>
        <w:drawing>
          <wp:inline distT="0" distB="0" distL="0" distR="0" wp14:anchorId="07732AFA" wp14:editId="07732AFB">
            <wp:extent cx="4248150" cy="2223691"/>
            <wp:effectExtent l="0" t="0" r="0" b="5715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249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92628" cy="224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8B" w14:textId="77777777" w:rsidR="00BC6300" w:rsidRDefault="00BC6300" w:rsidP="003960AB">
      <w:pPr>
        <w:rPr>
          <w:lang w:val="en-US"/>
        </w:rPr>
      </w:pPr>
    </w:p>
    <w:p w14:paraId="0773298C" w14:textId="77777777" w:rsidR="00DB3F0F" w:rsidRPr="008534CB" w:rsidRDefault="00CB7C69" w:rsidP="0055467D">
      <w:pPr>
        <w:pStyle w:val="Heading3"/>
        <w:ind w:left="709"/>
      </w:pPr>
      <w:bookmarkStart w:id="239" w:name="_Создание_Secrets_Engine"/>
      <w:bookmarkStart w:id="240" w:name="_Toc164845506"/>
      <w:bookmarkEnd w:id="239"/>
      <w:r>
        <w:t>Создание Secrets</w:t>
      </w:r>
      <w:r w:rsidRPr="008534CB">
        <w:t xml:space="preserve"> </w:t>
      </w:r>
      <w:r>
        <w:t>Engine</w:t>
      </w:r>
      <w:r w:rsidRPr="008534CB">
        <w:t xml:space="preserve"> </w:t>
      </w:r>
      <w:r>
        <w:t>для</w:t>
      </w:r>
      <w:r w:rsidRPr="008534CB">
        <w:t xml:space="preserve"> </w:t>
      </w:r>
      <w:r>
        <w:t>хранения конфигурации приложений WSS</w:t>
      </w:r>
      <w:r w:rsidRPr="008534CB">
        <w:t xml:space="preserve"> </w:t>
      </w:r>
      <w:r>
        <w:t>Docs</w:t>
      </w:r>
      <w:bookmarkEnd w:id="240"/>
    </w:p>
    <w:p w14:paraId="0773298D" w14:textId="77777777" w:rsidR="00BC6300" w:rsidRPr="008534CB" w:rsidRDefault="00CB7C69" w:rsidP="000E6A4E">
      <w:pPr>
        <w:pStyle w:val="ListParagraph"/>
        <w:numPr>
          <w:ilvl w:val="0"/>
          <w:numId w:val="8"/>
        </w:numPr>
        <w:spacing w:after="160" w:line="259" w:lineRule="auto"/>
        <w:jc w:val="left"/>
      </w:pPr>
      <w:r>
        <w:t>Перейдите на страницу создания Secrets</w:t>
      </w:r>
      <w:r w:rsidRPr="008534CB">
        <w:t xml:space="preserve"> </w:t>
      </w:r>
      <w:r>
        <w:t>Engine по кнопке «</w:t>
      </w:r>
      <w:r w:rsidR="00D705CA">
        <w:rPr>
          <w:lang w:val="en-US"/>
        </w:rPr>
        <w:t>Details</w:t>
      </w:r>
      <w:r w:rsidR="00D705CA">
        <w:t>»</w:t>
      </w:r>
    </w:p>
    <w:p w14:paraId="0773298E" w14:textId="77777777" w:rsidR="00DB3F0F" w:rsidRPr="008534CB" w:rsidRDefault="00CB7C69" w:rsidP="00DB3F0F">
      <w:r>
        <w:rPr>
          <w:noProof/>
          <w:lang w:val="en-US"/>
        </w:rPr>
        <w:drawing>
          <wp:inline distT="0" distB="0" distL="0" distR="0" wp14:anchorId="07732AFC" wp14:editId="07732AFD">
            <wp:extent cx="3933825" cy="1980667"/>
            <wp:effectExtent l="0" t="0" r="0" b="635"/>
            <wp:docPr id="1207722178" name="Рисунок 1207722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21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46169" cy="198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8F" w14:textId="77777777" w:rsidR="00D705CA" w:rsidRPr="00250514" w:rsidRDefault="00CB7C69" w:rsidP="000E6A4E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lang w:val="en-US"/>
        </w:rPr>
      </w:pPr>
      <w:r>
        <w:t>Нажмите</w:t>
      </w:r>
      <w:r w:rsidRPr="00250514">
        <w:rPr>
          <w:lang w:val="en-US"/>
        </w:rPr>
        <w:t xml:space="preserve"> </w:t>
      </w:r>
      <w:r>
        <w:t>на</w:t>
      </w:r>
      <w:r w:rsidRPr="00250514">
        <w:rPr>
          <w:lang w:val="en-US"/>
        </w:rPr>
        <w:t xml:space="preserve"> </w:t>
      </w:r>
      <w:r>
        <w:t>кнопку</w:t>
      </w:r>
      <w:r w:rsidRPr="00250514">
        <w:rPr>
          <w:lang w:val="en-US"/>
        </w:rPr>
        <w:t xml:space="preserve"> «</w:t>
      </w:r>
      <w:r>
        <w:rPr>
          <w:lang w:val="en-US"/>
        </w:rPr>
        <w:t>Enable</w:t>
      </w:r>
      <w:r w:rsidRPr="00250514">
        <w:rPr>
          <w:lang w:val="en-US"/>
        </w:rPr>
        <w:t xml:space="preserve"> </w:t>
      </w:r>
      <w:r>
        <w:rPr>
          <w:lang w:val="en-US"/>
        </w:rPr>
        <w:t>new</w:t>
      </w:r>
      <w:r w:rsidRPr="00250514">
        <w:rPr>
          <w:lang w:val="en-US"/>
        </w:rPr>
        <w:t xml:space="preserve"> </w:t>
      </w:r>
      <w:r>
        <w:rPr>
          <w:lang w:val="en-US"/>
        </w:rPr>
        <w:t>engine</w:t>
      </w:r>
      <w:r w:rsidRPr="00250514">
        <w:rPr>
          <w:lang w:val="en-US"/>
        </w:rPr>
        <w:t>+»</w:t>
      </w:r>
    </w:p>
    <w:p w14:paraId="07732990" w14:textId="77777777" w:rsidR="00D705CA" w:rsidRDefault="00CB7C69" w:rsidP="00D705CA">
      <w:pPr>
        <w:pStyle w:val="ListParagraph"/>
        <w:spacing w:after="160" w:line="259" w:lineRule="auto"/>
        <w:jc w:val="left"/>
      </w:pPr>
      <w:r>
        <w:rPr>
          <w:noProof/>
          <w:lang w:val="en-US"/>
        </w:rPr>
        <w:lastRenderedPageBreak/>
        <w:drawing>
          <wp:inline distT="0" distB="0" distL="0" distR="0" wp14:anchorId="07732AFE" wp14:editId="07732AFF">
            <wp:extent cx="4778375" cy="1314245"/>
            <wp:effectExtent l="0" t="0" r="3175" b="635"/>
            <wp:docPr id="1207722182" name="Рисунок 1207722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291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88060" cy="131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91" w14:textId="77777777" w:rsidR="00D705CA" w:rsidRPr="00D705CA" w:rsidRDefault="00CB7C69" w:rsidP="000E6A4E">
      <w:pPr>
        <w:pStyle w:val="ListParagraph"/>
        <w:numPr>
          <w:ilvl w:val="0"/>
          <w:numId w:val="8"/>
        </w:numPr>
        <w:spacing w:after="160" w:line="259" w:lineRule="auto"/>
        <w:jc w:val="left"/>
      </w:pPr>
      <w:r>
        <w:t>Создайте новый Secrets</w:t>
      </w:r>
      <w:r w:rsidRPr="008534CB">
        <w:t xml:space="preserve"> </w:t>
      </w:r>
      <w:r>
        <w:t>Engine</w:t>
      </w:r>
      <w:r w:rsidRPr="008534CB">
        <w:t xml:space="preserve"> </w:t>
      </w:r>
      <w:r>
        <w:t>типа «</w:t>
      </w:r>
      <w:r w:rsidRPr="00D705CA">
        <w:rPr>
          <w:b/>
        </w:rPr>
        <w:t>KV</w:t>
      </w:r>
      <w:r>
        <w:t>»</w:t>
      </w:r>
      <w:r w:rsidRPr="008534CB">
        <w:t xml:space="preserve"> </w:t>
      </w:r>
      <w:r>
        <w:rPr>
          <w:noProof/>
          <w:lang w:val="en-US"/>
        </w:rPr>
        <w:drawing>
          <wp:inline distT="0" distB="0" distL="0" distR="0" wp14:anchorId="07732B00" wp14:editId="07732B01">
            <wp:extent cx="4826000" cy="3526514"/>
            <wp:effectExtent l="0" t="0" r="0" b="0"/>
            <wp:docPr id="1207722185" name="Рисунок 1207722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396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36922" cy="353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92" w14:textId="77777777" w:rsidR="00D705CA" w:rsidRDefault="00CB7C69" w:rsidP="000E6A4E">
      <w:pPr>
        <w:pStyle w:val="ListParagraph"/>
        <w:numPr>
          <w:ilvl w:val="0"/>
          <w:numId w:val="8"/>
        </w:numPr>
        <w:spacing w:after="160" w:line="259" w:lineRule="auto"/>
        <w:jc w:val="left"/>
      </w:pPr>
      <w:r>
        <w:t xml:space="preserve">В строке </w:t>
      </w:r>
      <w:r>
        <w:rPr>
          <w:lang w:val="en-US"/>
        </w:rPr>
        <w:t>Path</w:t>
      </w:r>
      <w:r w:rsidRPr="00D705CA">
        <w:t xml:space="preserve"> </w:t>
      </w:r>
      <w:r>
        <w:t>укажите</w:t>
      </w:r>
      <w:r w:rsidRPr="00D705CA">
        <w:t xml:space="preserve"> </w:t>
      </w:r>
      <w:r>
        <w:rPr>
          <w:b/>
          <w:lang w:val="en-US"/>
        </w:rPr>
        <w:t>wssdocs</w:t>
      </w:r>
      <w:r w:rsidRPr="00D705CA">
        <w:t xml:space="preserve"> </w:t>
      </w:r>
      <w:r>
        <w:t>и нажмите «</w:t>
      </w:r>
      <w:r>
        <w:rPr>
          <w:lang w:val="en-US"/>
        </w:rPr>
        <w:t>Enable</w:t>
      </w:r>
      <w:r w:rsidRPr="00D705CA">
        <w:t xml:space="preserve"> </w:t>
      </w:r>
      <w:r>
        <w:rPr>
          <w:lang w:val="en-US"/>
        </w:rPr>
        <w:t>engine</w:t>
      </w:r>
      <w:r>
        <w:t>»</w:t>
      </w:r>
    </w:p>
    <w:p w14:paraId="07732993" w14:textId="77777777" w:rsidR="00D705CA" w:rsidRPr="008534CB" w:rsidRDefault="00CB7C69" w:rsidP="00D705CA">
      <w:pPr>
        <w:pStyle w:val="ListParagraph"/>
        <w:spacing w:after="160" w:line="259" w:lineRule="auto"/>
        <w:jc w:val="left"/>
      </w:pPr>
      <w:r>
        <w:rPr>
          <w:noProof/>
          <w:lang w:val="en-US"/>
        </w:rPr>
        <w:drawing>
          <wp:inline distT="0" distB="0" distL="0" distR="0" wp14:anchorId="07732B02" wp14:editId="07732B03">
            <wp:extent cx="5940425" cy="2894330"/>
            <wp:effectExtent l="0" t="0" r="3175" b="1270"/>
            <wp:docPr id="1207722188" name="Рисунок 1207722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453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94" w14:textId="77777777" w:rsidR="00DB3F0F" w:rsidRDefault="00DB3F0F" w:rsidP="00DB3F0F"/>
    <w:p w14:paraId="07732995" w14:textId="77777777" w:rsidR="00DB3F0F" w:rsidRDefault="00DB3F0F" w:rsidP="00DB3F0F"/>
    <w:p w14:paraId="07732996" w14:textId="77777777" w:rsidR="00660835" w:rsidRDefault="00CB7C69" w:rsidP="0055467D">
      <w:pPr>
        <w:pStyle w:val="Heading3"/>
        <w:ind w:left="567"/>
      </w:pPr>
      <w:bookmarkStart w:id="241" w:name="_Toc164845507"/>
      <w:r>
        <w:lastRenderedPageBreak/>
        <w:t>Добавление политики доступа (уровня разрешений)</w:t>
      </w:r>
      <w:bookmarkEnd w:id="241"/>
    </w:p>
    <w:p w14:paraId="07732997" w14:textId="77777777" w:rsidR="00660835" w:rsidRDefault="00CB7C69" w:rsidP="00660835">
      <w:r>
        <w:t xml:space="preserve">Настройте политику доступа на основе которой будет осуществляться подключение через веб-интерфейс и подключение из приложения </w:t>
      </w:r>
      <w:r>
        <w:rPr>
          <w:lang w:val="en-US"/>
        </w:rPr>
        <w:t>WSSDocs</w:t>
      </w:r>
      <w:r w:rsidRPr="0055467D">
        <w:t xml:space="preserve">5 </w:t>
      </w:r>
      <w:r>
        <w:t xml:space="preserve">к </w:t>
      </w:r>
      <w:r>
        <w:rPr>
          <w:lang w:val="en-US"/>
        </w:rPr>
        <w:t>Vault</w:t>
      </w:r>
    </w:p>
    <w:p w14:paraId="07732998" w14:textId="77777777" w:rsidR="00D705CA" w:rsidRDefault="00CB7C69" w:rsidP="000E6A4E">
      <w:pPr>
        <w:pStyle w:val="ListParagraph"/>
        <w:numPr>
          <w:ilvl w:val="0"/>
          <w:numId w:val="6"/>
        </w:numPr>
        <w:spacing w:after="160" w:line="259" w:lineRule="auto"/>
        <w:jc w:val="left"/>
      </w:pPr>
      <w:r>
        <w:t>Перейдите на страницу политик, выбрав справой стороны пункт меню «</w:t>
      </w:r>
      <w:r w:rsidRPr="00D705CA">
        <w:rPr>
          <w:b/>
          <w:lang w:val="en-US"/>
        </w:rPr>
        <w:t>Policies</w:t>
      </w:r>
      <w:r>
        <w:t>»</w:t>
      </w:r>
    </w:p>
    <w:p w14:paraId="07732999" w14:textId="77777777" w:rsidR="00D705CA" w:rsidRDefault="00CB7C69" w:rsidP="00D705CA">
      <w:pPr>
        <w:pStyle w:val="ListParagraph"/>
        <w:spacing w:after="160" w:line="259" w:lineRule="auto"/>
        <w:jc w:val="left"/>
      </w:pPr>
      <w:r>
        <w:rPr>
          <w:noProof/>
          <w:lang w:val="en-US"/>
        </w:rPr>
        <w:drawing>
          <wp:inline distT="0" distB="0" distL="0" distR="0" wp14:anchorId="07732B04" wp14:editId="07732B05">
            <wp:extent cx="2724150" cy="3611794"/>
            <wp:effectExtent l="0" t="0" r="0" b="8255"/>
            <wp:docPr id="1207722189" name="Рисунок 1207722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405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28287" cy="361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9A" w14:textId="77777777" w:rsidR="00660835" w:rsidRDefault="00CB7C69" w:rsidP="000E6A4E">
      <w:pPr>
        <w:pStyle w:val="ListParagraph"/>
        <w:numPr>
          <w:ilvl w:val="0"/>
          <w:numId w:val="6"/>
        </w:numPr>
        <w:spacing w:after="160" w:line="259" w:lineRule="auto"/>
        <w:jc w:val="left"/>
      </w:pPr>
      <w:r>
        <w:t>Добавьте новую политику</w:t>
      </w:r>
      <w:r w:rsidR="00D705CA">
        <w:t xml:space="preserve"> нажав на кнопку </w:t>
      </w:r>
      <w:r w:rsidR="00D705CA">
        <w:rPr>
          <w:b/>
        </w:rPr>
        <w:t>«</w:t>
      </w:r>
      <w:r w:rsidR="00D705CA">
        <w:rPr>
          <w:b/>
          <w:lang w:val="en-US"/>
        </w:rPr>
        <w:t>Create</w:t>
      </w:r>
      <w:r w:rsidR="00D705CA" w:rsidRPr="00D705CA">
        <w:rPr>
          <w:b/>
        </w:rPr>
        <w:t xml:space="preserve"> </w:t>
      </w:r>
      <w:r w:rsidR="00D705CA">
        <w:rPr>
          <w:b/>
          <w:lang w:val="en-US"/>
        </w:rPr>
        <w:t>ACL</w:t>
      </w:r>
      <w:r w:rsidR="00D705CA" w:rsidRPr="00D705CA">
        <w:rPr>
          <w:b/>
        </w:rPr>
        <w:t xml:space="preserve"> </w:t>
      </w:r>
      <w:r w:rsidR="00D705CA">
        <w:rPr>
          <w:b/>
          <w:lang w:val="en-US"/>
        </w:rPr>
        <w:t>Policy</w:t>
      </w:r>
      <w:r w:rsidR="00D705CA">
        <w:rPr>
          <w:b/>
        </w:rPr>
        <w:t>»</w:t>
      </w:r>
      <w:r>
        <w:t>:</w:t>
      </w:r>
    </w:p>
    <w:p w14:paraId="0773299B" w14:textId="77777777" w:rsidR="00660835" w:rsidRDefault="00CB7C69" w:rsidP="0055467D">
      <w:pPr>
        <w:ind w:left="709"/>
      </w:pPr>
      <w:r>
        <w:rPr>
          <w:noProof/>
          <w:lang w:val="en-US"/>
        </w:rPr>
        <w:drawing>
          <wp:inline distT="0" distB="0" distL="0" distR="0" wp14:anchorId="07732B06" wp14:editId="07732B07">
            <wp:extent cx="4359275" cy="1762815"/>
            <wp:effectExtent l="0" t="0" r="3175" b="8890"/>
            <wp:docPr id="1207722190" name="Рисунок 1207722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093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88671" cy="177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9C" w14:textId="77777777" w:rsidR="00660835" w:rsidRDefault="00CB7C69" w:rsidP="000E6A4E">
      <w:pPr>
        <w:pStyle w:val="ListParagraph"/>
        <w:numPr>
          <w:ilvl w:val="0"/>
          <w:numId w:val="6"/>
        </w:numPr>
      </w:pPr>
      <w:r>
        <w:t xml:space="preserve">Укажите в поле </w:t>
      </w:r>
      <w:r w:rsidRPr="00D705CA">
        <w:rPr>
          <w:b/>
          <w:lang w:val="en-US"/>
        </w:rPr>
        <w:t>Name</w:t>
      </w:r>
      <w:r>
        <w:t xml:space="preserve"> значение – </w:t>
      </w:r>
      <w:r>
        <w:rPr>
          <w:lang w:val="en-US"/>
        </w:rPr>
        <w:t>admin</w:t>
      </w:r>
      <w:r>
        <w:t xml:space="preserve">, а в строку редактирования </w:t>
      </w:r>
      <w:r w:rsidRPr="00D705CA">
        <w:rPr>
          <w:b/>
          <w:lang w:val="en-US"/>
        </w:rPr>
        <w:t>Policy</w:t>
      </w:r>
      <w:r w:rsidRPr="00D705CA">
        <w:t xml:space="preserve"> </w:t>
      </w:r>
      <w:r>
        <w:t>следующее значение настройки политики:</w:t>
      </w:r>
    </w:p>
    <w:p w14:paraId="0773299D" w14:textId="77777777" w:rsidR="00660835" w:rsidRDefault="00CB7C69" w:rsidP="0055467D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08" wp14:editId="07732B09">
                <wp:extent cx="5486400" cy="683812"/>
                <wp:effectExtent l="0" t="0" r="19050" b="21590"/>
                <wp:docPr id="98" name="Надпись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683812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8B" w14:textId="77777777" w:rsidR="00E97363" w:rsidRPr="00660835" w:rsidRDefault="00CB7C69" w:rsidP="0055467D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660835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path "wssdocs/*" {</w:t>
                            </w:r>
                          </w:p>
                          <w:p w14:paraId="07732C8C" w14:textId="77777777" w:rsidR="00E97363" w:rsidRPr="00660835" w:rsidRDefault="00CB7C69" w:rsidP="0055467D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660835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capabilities = ["create", "read", "update", "patch", "delete", "list"]</w:t>
                            </w:r>
                          </w:p>
                          <w:p w14:paraId="07732C8D" w14:textId="77777777" w:rsidR="00E97363" w:rsidRPr="003960AB" w:rsidRDefault="00CB7C69" w:rsidP="0055467D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660835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08" id="Надпись 98" o:spid="_x0000_s1084" type="#_x0000_t202" style="width:6in;height:5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" fillcolor="#eeece1 [3214]">
                <v:textbox>
                  <w:txbxContent>
                    <w:p w14:paraId="07732C8B" w14:textId="77777777" w:rsidR="00E97363" w:rsidRPr="00660835" w:rsidRDefault="00CB7C69" w:rsidP="0055467D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660835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path "wssdocs/*" {</w:t>
                      </w:r>
                    </w:p>
                    <w:p w14:paraId="07732C8C" w14:textId="77777777" w:rsidR="00E97363" w:rsidRPr="00660835" w:rsidRDefault="00CB7C69" w:rsidP="0055467D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660835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capabilities = ["create", "read", "update", "patch", "delete", "list"]</w:t>
                      </w:r>
                    </w:p>
                    <w:p w14:paraId="07732C8D" w14:textId="77777777" w:rsidR="00E97363" w:rsidRPr="003960AB" w:rsidRDefault="00CB7C69" w:rsidP="0055467D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660835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9E" w14:textId="77777777" w:rsidR="00D705CA" w:rsidRPr="00D705CA" w:rsidRDefault="00CB7C69" w:rsidP="0055467D">
      <w:pPr>
        <w:pStyle w:val="ListParagraph"/>
      </w:pPr>
      <w:r>
        <w:t>Для завершения создания, нажмите «</w:t>
      </w:r>
      <w:r>
        <w:rPr>
          <w:lang w:val="en-US"/>
        </w:rPr>
        <w:t>Create</w:t>
      </w:r>
      <w:r w:rsidRPr="00D705CA">
        <w:t xml:space="preserve"> </w:t>
      </w:r>
      <w:r>
        <w:rPr>
          <w:lang w:val="en-US"/>
        </w:rPr>
        <w:t>Policy</w:t>
      </w:r>
      <w:r>
        <w:t>»</w:t>
      </w:r>
    </w:p>
    <w:p w14:paraId="0773299F" w14:textId="77777777" w:rsidR="00660835" w:rsidRDefault="00CB7C69" w:rsidP="0055467D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07732B0A" wp14:editId="07732B0B">
            <wp:extent cx="5000625" cy="3967360"/>
            <wp:effectExtent l="0" t="0" r="0" b="0"/>
            <wp:docPr id="1207722191" name="Рисунок 1207722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648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11053" cy="397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A0" w14:textId="77777777" w:rsidR="00E208BC" w:rsidRDefault="00CB7C69" w:rsidP="000E6A4E">
      <w:pPr>
        <w:pStyle w:val="ListParagraph"/>
        <w:numPr>
          <w:ilvl w:val="0"/>
          <w:numId w:val="28"/>
        </w:numPr>
      </w:pPr>
      <w:r>
        <w:t>Для возврата в основное меню, нажмите «</w:t>
      </w:r>
      <w:r>
        <w:rPr>
          <w:lang w:val="en-US"/>
        </w:rPr>
        <w:t>Back</w:t>
      </w:r>
      <w:r w:rsidRPr="00E208BC">
        <w:t xml:space="preserve"> </w:t>
      </w:r>
      <w:r>
        <w:rPr>
          <w:lang w:val="en-US"/>
        </w:rPr>
        <w:t>to</w:t>
      </w:r>
      <w:r w:rsidRPr="00E208BC">
        <w:t xml:space="preserve"> </w:t>
      </w:r>
      <w:r>
        <w:rPr>
          <w:lang w:val="en-US"/>
        </w:rPr>
        <w:t>main</w:t>
      </w:r>
      <w:r w:rsidRPr="00E208BC">
        <w:t xml:space="preserve"> </w:t>
      </w:r>
      <w:r>
        <w:rPr>
          <w:lang w:val="en-US"/>
        </w:rPr>
        <w:t>navigation</w:t>
      </w:r>
      <w:r>
        <w:t>»</w:t>
      </w:r>
    </w:p>
    <w:p w14:paraId="077329A1" w14:textId="77777777" w:rsidR="00E208BC" w:rsidRPr="00660835" w:rsidRDefault="00CB7C69" w:rsidP="00E208BC">
      <w:pPr>
        <w:pStyle w:val="ListParagraph"/>
      </w:pPr>
      <w:r>
        <w:rPr>
          <w:noProof/>
          <w:lang w:val="en-US"/>
        </w:rPr>
        <w:drawing>
          <wp:inline distT="0" distB="0" distL="0" distR="0" wp14:anchorId="07732B0C" wp14:editId="07732B0D">
            <wp:extent cx="2190750" cy="2074132"/>
            <wp:effectExtent l="0" t="0" r="0" b="2540"/>
            <wp:docPr id="1207722192" name="Рисунок 1207722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604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14890" cy="209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A2" w14:textId="77777777" w:rsidR="00DB3F0F" w:rsidRDefault="00CB7C69" w:rsidP="004E40BC">
      <w:pPr>
        <w:pStyle w:val="Heading3"/>
        <w:ind w:left="567"/>
      </w:pPr>
      <w:bookmarkStart w:id="242" w:name="_Подключение_на_основе"/>
      <w:bookmarkStart w:id="243" w:name="_Toc164845508"/>
      <w:bookmarkEnd w:id="242"/>
      <w:r w:rsidRPr="00EE400D">
        <w:t>Подключение на основе</w:t>
      </w:r>
      <w:r>
        <w:t xml:space="preserve"> генерируемых</w:t>
      </w:r>
      <w:r w:rsidRPr="00EE400D">
        <w:t xml:space="preserve"> Иде</w:t>
      </w:r>
      <w:r>
        <w:t>нтификатора роли и Секрета роли</w:t>
      </w:r>
      <w:r w:rsidRPr="00692496">
        <w:t xml:space="preserve"> (</w:t>
      </w:r>
      <w:r>
        <w:t>AppRole</w:t>
      </w:r>
      <w:r w:rsidRPr="00692496">
        <w:t>)</w:t>
      </w:r>
      <w:bookmarkEnd w:id="243"/>
    </w:p>
    <w:p w14:paraId="077329A3" w14:textId="77777777" w:rsidR="00DB3F0F" w:rsidRDefault="00CB7C69" w:rsidP="000E6A4E">
      <w:pPr>
        <w:pStyle w:val="ListParagraph"/>
        <w:numPr>
          <w:ilvl w:val="0"/>
          <w:numId w:val="7"/>
        </w:numPr>
        <w:spacing w:after="160" w:line="259" w:lineRule="auto"/>
        <w:jc w:val="left"/>
      </w:pPr>
      <w:r>
        <w:t>Перейдите на страницу настройки подключений</w:t>
      </w:r>
      <w:r w:rsidR="00E208BC">
        <w:t>, выбрав пункт меню с левой стороны «</w:t>
      </w:r>
      <w:r w:rsidR="00E208BC">
        <w:rPr>
          <w:lang w:val="en-US"/>
        </w:rPr>
        <w:t>Access</w:t>
      </w:r>
      <w:r w:rsidR="00E208BC">
        <w:t xml:space="preserve">» </w:t>
      </w:r>
    </w:p>
    <w:p w14:paraId="077329A4" w14:textId="77777777" w:rsidR="00DB3F0F" w:rsidRDefault="00CB7C69" w:rsidP="000E6A4E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lang w:val="en-US"/>
        </w:rPr>
      </w:pPr>
      <w:r>
        <w:t>Нажмите</w:t>
      </w:r>
      <w:r w:rsidRPr="00E80EC9">
        <w:rPr>
          <w:lang w:val="en-US"/>
        </w:rPr>
        <w:t xml:space="preserve"> </w:t>
      </w:r>
      <w:r>
        <w:t>на</w:t>
      </w:r>
      <w:r w:rsidRPr="00E80EC9">
        <w:rPr>
          <w:lang w:val="en-US"/>
        </w:rPr>
        <w:t xml:space="preserve"> </w:t>
      </w:r>
      <w:r>
        <w:t>кнопку</w:t>
      </w:r>
      <w:r w:rsidR="002A59F5" w:rsidRPr="00E80EC9">
        <w:rPr>
          <w:lang w:val="en-US"/>
        </w:rPr>
        <w:t xml:space="preserve"> «</w:t>
      </w:r>
      <w:r w:rsidR="002A59F5">
        <w:rPr>
          <w:lang w:val="en-US"/>
        </w:rPr>
        <w:t>Enable</w:t>
      </w:r>
      <w:r w:rsidR="002A59F5" w:rsidRPr="00E80EC9">
        <w:rPr>
          <w:lang w:val="en-US"/>
        </w:rPr>
        <w:t xml:space="preserve"> </w:t>
      </w:r>
      <w:r w:rsidR="002A59F5">
        <w:rPr>
          <w:lang w:val="en-US"/>
        </w:rPr>
        <w:t>new</w:t>
      </w:r>
      <w:r w:rsidR="002A59F5" w:rsidRPr="00E80EC9">
        <w:rPr>
          <w:lang w:val="en-US"/>
        </w:rPr>
        <w:t xml:space="preserve"> </w:t>
      </w:r>
      <w:r w:rsidR="002A59F5">
        <w:rPr>
          <w:lang w:val="en-US"/>
        </w:rPr>
        <w:t>method</w:t>
      </w:r>
      <w:r w:rsidR="002A59F5" w:rsidRPr="00E80EC9">
        <w:rPr>
          <w:lang w:val="en-US"/>
        </w:rPr>
        <w:t>»</w:t>
      </w:r>
      <w:r w:rsidRPr="00E80EC9">
        <w:rPr>
          <w:lang w:val="en-US"/>
        </w:rPr>
        <w:t xml:space="preserve"> </w:t>
      </w:r>
      <w:r w:rsidRPr="00E80EC9">
        <w:t>на</w:t>
      </w:r>
      <w:r w:rsidRPr="00E80EC9">
        <w:rPr>
          <w:lang w:val="en-US"/>
        </w:rPr>
        <w:t xml:space="preserve"> </w:t>
      </w:r>
      <w:r w:rsidRPr="00E80EC9">
        <w:t>странице</w:t>
      </w:r>
      <w:r w:rsidRPr="00E80EC9">
        <w:rPr>
          <w:lang w:val="en-US"/>
        </w:rPr>
        <w:t xml:space="preserve"> «</w:t>
      </w:r>
      <w:r>
        <w:rPr>
          <w:lang w:val="en-US"/>
        </w:rPr>
        <w:t>Authentication Methods</w:t>
      </w:r>
      <w:r w:rsidRPr="00E80EC9">
        <w:rPr>
          <w:lang w:val="en-US"/>
        </w:rPr>
        <w:t>»</w:t>
      </w:r>
    </w:p>
    <w:p w14:paraId="077329A5" w14:textId="77777777" w:rsidR="00E80EC9" w:rsidRDefault="00CB7C69" w:rsidP="00E80EC9">
      <w:pPr>
        <w:pStyle w:val="ListParagraph"/>
        <w:spacing w:after="160" w:line="259" w:lineRule="auto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732B0E" wp14:editId="07732B0F">
            <wp:extent cx="5076825" cy="1222128"/>
            <wp:effectExtent l="0" t="0" r="0" b="0"/>
            <wp:docPr id="1207722193" name="Рисунок 1207722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709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9381" cy="123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A6" w14:textId="77777777" w:rsidR="00E80EC9" w:rsidRPr="00E80EC9" w:rsidRDefault="00CB7C69" w:rsidP="000E6A4E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lang w:val="en-US"/>
        </w:rPr>
      </w:pPr>
      <w:r>
        <w:lastRenderedPageBreak/>
        <w:t>Выберите метод входа «</w:t>
      </w:r>
      <w:r>
        <w:rPr>
          <w:lang w:val="en-US"/>
        </w:rPr>
        <w:t>AppRole</w:t>
      </w:r>
      <w:r>
        <w:t>»</w:t>
      </w:r>
    </w:p>
    <w:p w14:paraId="077329A7" w14:textId="77777777" w:rsidR="00E80EC9" w:rsidRPr="00E80EC9" w:rsidRDefault="00CB7C69" w:rsidP="00E80EC9">
      <w:pPr>
        <w:pStyle w:val="ListParagraph"/>
        <w:spacing w:after="160" w:line="259" w:lineRule="auto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732B10" wp14:editId="07732B11">
            <wp:extent cx="3514725" cy="1412277"/>
            <wp:effectExtent l="0" t="0" r="0" b="0"/>
            <wp:docPr id="1207722194" name="Рисунок 1207722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65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43505" cy="142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A8" w14:textId="77777777" w:rsidR="00E80EC9" w:rsidRDefault="00CB7C69" w:rsidP="000E6A4E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lang w:val="en-US"/>
        </w:rPr>
      </w:pPr>
      <w:r>
        <w:t>Поле «</w:t>
      </w:r>
      <w:r>
        <w:rPr>
          <w:lang w:val="en-US"/>
        </w:rPr>
        <w:t>Path</w:t>
      </w:r>
      <w:r>
        <w:t>»</w:t>
      </w:r>
      <w:r w:rsidRPr="00E80EC9">
        <w:t xml:space="preserve"> </w:t>
      </w:r>
      <w:r>
        <w:t xml:space="preserve">оставляем без изменений с надписью </w:t>
      </w:r>
      <w:r w:rsidRPr="00E80EC9">
        <w:rPr>
          <w:lang w:val="en-US"/>
        </w:rPr>
        <w:t>«</w:t>
      </w:r>
      <w:r>
        <w:rPr>
          <w:lang w:val="en-US"/>
        </w:rPr>
        <w:t>approle</w:t>
      </w:r>
      <w:r w:rsidRPr="00E80EC9">
        <w:rPr>
          <w:lang w:val="en-US"/>
        </w:rPr>
        <w:t xml:space="preserve">» </w:t>
      </w:r>
      <w:r>
        <w:t>и</w:t>
      </w:r>
      <w:r w:rsidRPr="00E80EC9">
        <w:rPr>
          <w:lang w:val="en-US"/>
        </w:rPr>
        <w:t xml:space="preserve"> </w:t>
      </w:r>
      <w:r>
        <w:t>нажимаем</w:t>
      </w:r>
      <w:r w:rsidRPr="00E80EC9">
        <w:rPr>
          <w:lang w:val="en-US"/>
        </w:rPr>
        <w:t xml:space="preserve"> «</w:t>
      </w:r>
      <w:r>
        <w:rPr>
          <w:lang w:val="en-US"/>
        </w:rPr>
        <w:t>Enable method</w:t>
      </w:r>
      <w:r w:rsidRPr="00E80EC9">
        <w:rPr>
          <w:lang w:val="en-US"/>
        </w:rPr>
        <w:t>»</w:t>
      </w:r>
    </w:p>
    <w:p w14:paraId="077329A9" w14:textId="77777777" w:rsidR="00E80EC9" w:rsidRPr="00E80EC9" w:rsidRDefault="00CB7C69" w:rsidP="00E80EC9">
      <w:pPr>
        <w:pStyle w:val="ListParagraph"/>
        <w:spacing w:after="160" w:line="259" w:lineRule="auto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732B12" wp14:editId="07732B13">
            <wp:extent cx="3248025" cy="1544870"/>
            <wp:effectExtent l="0" t="0" r="0" b="0"/>
            <wp:docPr id="1207722195" name="Рисунок 1207722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727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57212" cy="15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AA" w14:textId="77777777" w:rsidR="00E80EC9" w:rsidRDefault="00CB7C69" w:rsidP="000E6A4E">
      <w:pPr>
        <w:pStyle w:val="ListParagraph"/>
        <w:numPr>
          <w:ilvl w:val="0"/>
          <w:numId w:val="7"/>
        </w:numPr>
      </w:pPr>
      <w:r>
        <w:t xml:space="preserve">Откройте консоль </w:t>
      </w:r>
      <w:r>
        <w:rPr>
          <w:lang w:val="en-US"/>
        </w:rPr>
        <w:t>Vault</w:t>
      </w:r>
      <w:r>
        <w:t xml:space="preserve"> в веб-интерфейсе, с левой стороны</w:t>
      </w:r>
    </w:p>
    <w:p w14:paraId="077329AB" w14:textId="77777777" w:rsidR="00E80EC9" w:rsidRDefault="00CB7C69" w:rsidP="00E80EC9">
      <w:pPr>
        <w:pStyle w:val="ListParagraph"/>
      </w:pPr>
      <w:r>
        <w:rPr>
          <w:noProof/>
          <w:lang w:val="en-US"/>
        </w:rPr>
        <w:drawing>
          <wp:inline distT="0" distB="0" distL="0" distR="0" wp14:anchorId="07732B14" wp14:editId="07732B15">
            <wp:extent cx="2552700" cy="1295400"/>
            <wp:effectExtent l="0" t="0" r="0" b="0"/>
            <wp:docPr id="1207722197" name="Рисунок 1207722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8105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AC" w14:textId="77777777" w:rsidR="00DB3F0F" w:rsidRDefault="00CB7C69" w:rsidP="000E6A4E">
      <w:pPr>
        <w:pStyle w:val="ListParagraph"/>
        <w:numPr>
          <w:ilvl w:val="0"/>
          <w:numId w:val="7"/>
        </w:numPr>
        <w:spacing w:after="160" w:line="259" w:lineRule="auto"/>
        <w:jc w:val="left"/>
      </w:pPr>
      <w:r>
        <w:t>В появившейся консоли введите в поле ввода команду для генерации</w:t>
      </w:r>
      <w:r w:rsidR="00E23A6D" w:rsidRPr="00335041">
        <w:t xml:space="preserve"> </w:t>
      </w:r>
      <w:r>
        <w:rPr>
          <w:b/>
        </w:rPr>
        <w:t>Vault-роли</w:t>
      </w:r>
      <w:r>
        <w:t xml:space="preserve"> с указанием</w:t>
      </w:r>
      <w:r w:rsidR="00C5672B">
        <w:t xml:space="preserve"> </w:t>
      </w:r>
      <w:r w:rsidR="00C5672B" w:rsidRPr="00972716">
        <w:rPr>
          <w:color w:val="0070C0"/>
          <w:lang w:val="en-US"/>
        </w:rPr>
        <w:t>name</w:t>
      </w:r>
      <w:r w:rsidR="00C5672B" w:rsidRPr="00972716">
        <w:rPr>
          <w:color w:val="0070C0"/>
        </w:rPr>
        <w:t>_</w:t>
      </w:r>
      <w:r w:rsidR="00C5672B" w:rsidRPr="00972716">
        <w:rPr>
          <w:color w:val="0070C0"/>
          <w:lang w:val="en-US"/>
        </w:rPr>
        <w:t>role</w:t>
      </w:r>
      <w:r w:rsidR="00C5672B">
        <w:t xml:space="preserve"> -</w:t>
      </w:r>
      <w:r>
        <w:t xml:space="preserve"> имени создаваемой роли</w:t>
      </w:r>
      <w:r w:rsidR="00C5672B">
        <w:t xml:space="preserve"> </w:t>
      </w:r>
    </w:p>
    <w:p w14:paraId="077329AD" w14:textId="77777777" w:rsidR="00E80EC9" w:rsidRPr="00E80EC9" w:rsidRDefault="00CB7C69" w:rsidP="00E80EC9">
      <w:pPr>
        <w:pStyle w:val="ListParagraph"/>
        <w:spacing w:after="160" w:line="259" w:lineRule="auto"/>
        <w:jc w:val="left"/>
        <w:rPr>
          <w:b/>
          <w:i/>
        </w:rPr>
      </w:pPr>
      <w:r>
        <w:rPr>
          <w:b/>
          <w:i/>
        </w:rPr>
        <w:t>Имя роли необходимо сохранить!</w:t>
      </w:r>
    </w:p>
    <w:p w14:paraId="077329AE" w14:textId="77777777" w:rsidR="00DB3F0F" w:rsidRDefault="00CB7C69" w:rsidP="00C5672B">
      <w:pPr>
        <w:pStyle w:val="ListParagraph"/>
        <w:spacing w:after="160" w:line="259" w:lineRule="auto"/>
        <w:jc w:val="left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16" wp14:editId="07732B17">
                <wp:extent cx="5365915" cy="421419"/>
                <wp:effectExtent l="0" t="0" r="25400" b="17145"/>
                <wp:docPr id="223" name="Надпись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915" cy="421419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8E" w14:textId="77777777" w:rsidR="00E97363" w:rsidRPr="00F0202C" w:rsidRDefault="00CB7C69" w:rsidP="00BC6300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vault write auth/approle/role/</w:t>
                            </w:r>
                            <w:r w:rsidRPr="00972716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 xml:space="preserve">name_role </w:t>
                            </w: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token_policies="admin" token_ttl=1h token_max_ttl=4h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16" id="Надпись 223" o:spid="_x0000_s1085" type="#_x0000_t202" style="width:422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" fillcolor="#eeece1 [3214]">
                <v:textbox>
                  <w:txbxContent>
                    <w:p w14:paraId="07732C8E" w14:textId="77777777" w:rsidR="00E97363" w:rsidRPr="00F0202C" w:rsidRDefault="00CB7C69" w:rsidP="00BC6300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BC6300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vault write auth/approle/role/</w:t>
                      </w:r>
                      <w:r w:rsidRPr="00972716">
                        <w:rPr>
                          <w:rStyle w:val="HTML2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 xml:space="preserve">name_role </w:t>
                      </w:r>
                      <w:r w:rsidRPr="00BC6300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token_policies="admin" token_ttl=1h token_max_ttl=4h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AF" w14:textId="77777777" w:rsidR="00E80EC9" w:rsidRDefault="00CB7C69" w:rsidP="00E80EC9">
      <w:pPr>
        <w:pStyle w:val="ListParagraph"/>
        <w:spacing w:after="160" w:line="259" w:lineRule="auto"/>
        <w:jc w:val="left"/>
      </w:pPr>
      <w:r>
        <w:rPr>
          <w:noProof/>
          <w:lang w:val="en-US"/>
        </w:rPr>
        <w:drawing>
          <wp:inline distT="0" distB="0" distL="0" distR="0" wp14:anchorId="07732B18" wp14:editId="07732B19">
            <wp:extent cx="5365750" cy="2608598"/>
            <wp:effectExtent l="0" t="0" r="6350" b="1270"/>
            <wp:docPr id="1207722198" name="Рисунок 1207722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3688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85912" cy="26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B0" w14:textId="77777777" w:rsidR="00E80EC9" w:rsidRDefault="00E80EC9" w:rsidP="00E80EC9">
      <w:pPr>
        <w:pStyle w:val="ListParagraph"/>
        <w:spacing w:after="160" w:line="259" w:lineRule="auto"/>
        <w:jc w:val="left"/>
      </w:pPr>
    </w:p>
    <w:p w14:paraId="077329B1" w14:textId="77777777" w:rsidR="00DB3F0F" w:rsidRPr="00C5672B" w:rsidRDefault="00CB7C69" w:rsidP="000E6A4E">
      <w:pPr>
        <w:pStyle w:val="ListParagraph"/>
        <w:numPr>
          <w:ilvl w:val="0"/>
          <w:numId w:val="7"/>
        </w:numPr>
        <w:spacing w:after="160" w:line="259" w:lineRule="auto"/>
        <w:jc w:val="left"/>
      </w:pPr>
      <w:r>
        <w:lastRenderedPageBreak/>
        <w:t>Напишите</w:t>
      </w:r>
      <w:r w:rsidRPr="00D035C8">
        <w:t>/</w:t>
      </w:r>
      <w:r>
        <w:t xml:space="preserve">вставьте </w:t>
      </w:r>
      <w:r w:rsidR="00E80EC9">
        <w:t xml:space="preserve">в поле ввода следующую </w:t>
      </w:r>
      <w:r w:rsidR="00E23A6D">
        <w:t>команду</w:t>
      </w:r>
      <w:r w:rsidR="00E80EC9">
        <w:t xml:space="preserve"> </w:t>
      </w:r>
      <w:r w:rsidR="00BC6300">
        <w:t xml:space="preserve">для создания идентификатора роли </w:t>
      </w:r>
      <w:r w:rsidR="00BC6300">
        <w:rPr>
          <w:lang w:val="en-US"/>
        </w:rPr>
        <w:t>Vault</w:t>
      </w:r>
      <w:r w:rsidR="00C5672B">
        <w:t xml:space="preserve">, где </w:t>
      </w:r>
      <w:r w:rsidR="00C5672B" w:rsidRPr="00A234F6">
        <w:rPr>
          <w:color w:val="0070C0"/>
          <w:lang w:val="en-US"/>
        </w:rPr>
        <w:t>name</w:t>
      </w:r>
      <w:r w:rsidR="00C5672B" w:rsidRPr="00A234F6">
        <w:rPr>
          <w:color w:val="0070C0"/>
        </w:rPr>
        <w:t>_</w:t>
      </w:r>
      <w:r w:rsidR="00C5672B" w:rsidRPr="00A234F6">
        <w:rPr>
          <w:color w:val="0070C0"/>
          <w:lang w:val="en-US"/>
        </w:rPr>
        <w:t>role</w:t>
      </w:r>
      <w:r w:rsidR="00C5672B">
        <w:rPr>
          <w:color w:val="0070C0"/>
        </w:rPr>
        <w:t xml:space="preserve"> </w:t>
      </w:r>
      <w:r w:rsidR="00C5672B">
        <w:t xml:space="preserve">замените на имя роли, созданной в предыдущем этапе </w:t>
      </w:r>
    </w:p>
    <w:p w14:paraId="077329B2" w14:textId="77777777" w:rsidR="00C5672B" w:rsidRPr="00C5672B" w:rsidRDefault="00CB7C69" w:rsidP="00C5672B">
      <w:pPr>
        <w:pStyle w:val="ListParagraph"/>
        <w:spacing w:after="160" w:line="259" w:lineRule="auto"/>
        <w:jc w:val="left"/>
        <w:rPr>
          <w:b/>
          <w:i/>
        </w:rPr>
      </w:pPr>
      <w:r>
        <w:rPr>
          <w:b/>
          <w:i/>
          <w:lang w:val="en-US"/>
        </w:rPr>
        <w:t xml:space="preserve">role_id </w:t>
      </w:r>
      <w:r>
        <w:rPr>
          <w:b/>
          <w:i/>
        </w:rPr>
        <w:t>необходимо сохранить!</w:t>
      </w:r>
    </w:p>
    <w:p w14:paraId="077329B3" w14:textId="77777777" w:rsidR="00DB3F0F" w:rsidRDefault="00CB7C69" w:rsidP="00C5672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1A" wp14:editId="07732B1B">
                <wp:extent cx="5365915" cy="238540"/>
                <wp:effectExtent l="0" t="0" r="25400" b="28575"/>
                <wp:docPr id="1207722183" name="Надпись 1207722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915" cy="23854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8F" w14:textId="77777777" w:rsidR="00E97363" w:rsidRPr="00F0202C" w:rsidRDefault="00CB7C69" w:rsidP="00BC6300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vault read auth/approle/role/</w:t>
                            </w:r>
                            <w:r w:rsidRPr="00972716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name_role</w:t>
                            </w: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/role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-</w:t>
                            </w: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id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1A" id="Надпись 1207722183" o:spid="_x0000_s1086" type="#_x0000_t202" style="width:422.5pt;height:1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" fillcolor="#eeece1 [3214]">
                <v:textbox>
                  <w:txbxContent>
                    <w:p w14:paraId="07732C8F" w14:textId="77777777" w:rsidR="00E97363" w:rsidRPr="00F0202C" w:rsidRDefault="00CB7C69" w:rsidP="00BC6300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BC6300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vault read auth/approle/role/</w:t>
                      </w:r>
                      <w:r w:rsidRPr="00972716">
                        <w:rPr>
                          <w:rStyle w:val="HTML2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name_role</w:t>
                      </w:r>
                      <w:r w:rsidRPr="00BC6300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/role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-</w:t>
                      </w:r>
                      <w:r w:rsidRPr="00BC6300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id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B4" w14:textId="77777777" w:rsidR="00C5672B" w:rsidRPr="00373E7D" w:rsidRDefault="00CB7C69" w:rsidP="00C5672B">
      <w:pPr>
        <w:pStyle w:val="ListParagraph"/>
      </w:pPr>
      <w:r>
        <w:rPr>
          <w:noProof/>
          <w:lang w:val="en-US"/>
        </w:rPr>
        <w:drawing>
          <wp:inline distT="0" distB="0" distL="0" distR="0" wp14:anchorId="07732B1C" wp14:editId="07732B1D">
            <wp:extent cx="5396163" cy="2581275"/>
            <wp:effectExtent l="0" t="0" r="0" b="0"/>
            <wp:docPr id="1207722200" name="Рисунок 1207722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6653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3802" cy="258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B5" w14:textId="77777777" w:rsidR="00BC6300" w:rsidRDefault="00CB7C69" w:rsidP="000E6A4E">
      <w:pPr>
        <w:pStyle w:val="ListParagraph"/>
        <w:numPr>
          <w:ilvl w:val="0"/>
          <w:numId w:val="7"/>
        </w:numPr>
        <w:spacing w:after="160" w:line="259" w:lineRule="auto"/>
        <w:jc w:val="left"/>
      </w:pPr>
      <w:r>
        <w:t>Напишите</w:t>
      </w:r>
      <w:r w:rsidRPr="00D035C8">
        <w:t>/</w:t>
      </w:r>
      <w:r>
        <w:t xml:space="preserve">вставьте в поле ввода следующую команду для создания секрета роли </w:t>
      </w:r>
      <w:r>
        <w:rPr>
          <w:lang w:val="en-US"/>
        </w:rPr>
        <w:t>Vault</w:t>
      </w:r>
      <w:r>
        <w:t xml:space="preserve">, где </w:t>
      </w:r>
      <w:r w:rsidRPr="00A234F6">
        <w:rPr>
          <w:color w:val="0070C0"/>
          <w:lang w:val="en-US"/>
        </w:rPr>
        <w:t>name</w:t>
      </w:r>
      <w:r w:rsidRPr="00A234F6">
        <w:rPr>
          <w:color w:val="0070C0"/>
        </w:rPr>
        <w:t>_</w:t>
      </w:r>
      <w:r w:rsidRPr="00A234F6">
        <w:rPr>
          <w:color w:val="0070C0"/>
          <w:lang w:val="en-US"/>
        </w:rPr>
        <w:t>role</w:t>
      </w:r>
      <w:r>
        <w:rPr>
          <w:color w:val="0070C0"/>
        </w:rPr>
        <w:t xml:space="preserve"> </w:t>
      </w:r>
      <w:r>
        <w:t>замените на имя роли, созданной на 6 этапе</w:t>
      </w:r>
    </w:p>
    <w:p w14:paraId="077329B6" w14:textId="77777777" w:rsidR="00D035C8" w:rsidRDefault="00CB7C69" w:rsidP="00D035C8">
      <w:pPr>
        <w:pStyle w:val="ListParagraph"/>
        <w:spacing w:after="160" w:line="259" w:lineRule="auto"/>
        <w:jc w:val="left"/>
        <w:rPr>
          <w:b/>
        </w:rPr>
      </w:pPr>
      <w:r>
        <w:rPr>
          <w:b/>
          <w:lang w:val="en-US"/>
        </w:rPr>
        <w:t>secret</w:t>
      </w:r>
      <w:r w:rsidRPr="00D035C8">
        <w:rPr>
          <w:b/>
        </w:rPr>
        <w:t>_</w:t>
      </w:r>
      <w:r>
        <w:rPr>
          <w:b/>
          <w:lang w:val="en-US"/>
        </w:rPr>
        <w:t>id</w:t>
      </w:r>
      <w:r w:rsidRPr="00D035C8">
        <w:rPr>
          <w:b/>
        </w:rPr>
        <w:t xml:space="preserve"> </w:t>
      </w:r>
      <w:r>
        <w:rPr>
          <w:b/>
        </w:rPr>
        <w:t>необходимо сохранить!</w:t>
      </w:r>
    </w:p>
    <w:p w14:paraId="077329B7" w14:textId="77777777" w:rsidR="00D035C8" w:rsidRDefault="00CB7C69" w:rsidP="00D035C8">
      <w:pPr>
        <w:pStyle w:val="ListParagraph"/>
        <w:spacing w:after="160" w:line="259" w:lineRule="auto"/>
        <w:jc w:val="left"/>
        <w:rPr>
          <w:b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1E" wp14:editId="07732B1F">
                <wp:extent cx="5365915" cy="278295"/>
                <wp:effectExtent l="0" t="0" r="25400" b="26670"/>
                <wp:docPr id="1207722184" name="Надпись 1207722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915" cy="2782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90" w14:textId="77777777" w:rsidR="00E97363" w:rsidRPr="00F0202C" w:rsidRDefault="00CB7C69" w:rsidP="00D035C8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vault write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-</w:t>
                            </w: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force auth/approle/role/</w:t>
                            </w:r>
                            <w:r w:rsidRPr="00972716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name_role</w:t>
                            </w: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/secret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-</w:t>
                            </w: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id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1E" id="Надпись 1207722184" o:spid="_x0000_s1087" type="#_x0000_t202" style="width:422.5pt;height:2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" fillcolor="#eeece1 [3214]">
                <v:textbox>
                  <w:txbxContent>
                    <w:p w14:paraId="07732C90" w14:textId="77777777" w:rsidR="00E97363" w:rsidRPr="00F0202C" w:rsidRDefault="00CB7C69" w:rsidP="00D035C8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BC6300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vault write 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-</w:t>
                      </w:r>
                      <w:r w:rsidRPr="00BC6300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force auth/approle/role/</w:t>
                      </w:r>
                      <w:r w:rsidRPr="00972716">
                        <w:rPr>
                          <w:rStyle w:val="HTML2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name_role</w:t>
                      </w:r>
                      <w:r w:rsidRPr="00BC6300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/secret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-</w:t>
                      </w:r>
                      <w:r w:rsidRPr="00BC6300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id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B8" w14:textId="77777777" w:rsidR="00D035C8" w:rsidRPr="00D035C8" w:rsidRDefault="00CB7C69" w:rsidP="00D035C8">
      <w:pPr>
        <w:pStyle w:val="ListParagraph"/>
        <w:spacing w:after="160" w:line="259" w:lineRule="auto"/>
        <w:jc w:val="left"/>
        <w:rPr>
          <w:b/>
        </w:rPr>
      </w:pPr>
      <w:r>
        <w:rPr>
          <w:noProof/>
          <w:lang w:val="en-US"/>
        </w:rPr>
        <w:drawing>
          <wp:inline distT="0" distB="0" distL="0" distR="0" wp14:anchorId="07732B20" wp14:editId="07732B21">
            <wp:extent cx="5395595" cy="2606958"/>
            <wp:effectExtent l="0" t="0" r="0" b="3175"/>
            <wp:docPr id="1207722201" name="Рисунок 1207722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3223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5793" cy="261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B9" w14:textId="77777777" w:rsidR="00D035C8" w:rsidRDefault="00CB7C69" w:rsidP="00D035C8">
      <w:pPr>
        <w:pStyle w:val="ListParagraph"/>
        <w:spacing w:after="160" w:line="259" w:lineRule="auto"/>
        <w:jc w:val="left"/>
        <w:rPr>
          <w:b/>
        </w:rPr>
      </w:pPr>
      <w:r w:rsidRPr="00D035C8">
        <w:rPr>
          <w:b/>
        </w:rPr>
        <w:t>Полученные параметры идентификатора и секрета Vault-роли будут использоваться в настройке подключения WSSDocs5 к Vault.</w:t>
      </w:r>
    </w:p>
    <w:p w14:paraId="077329BA" w14:textId="77777777" w:rsidR="00D035C8" w:rsidRDefault="00CB7C69">
      <w:pPr>
        <w:spacing w:after="0" w:line="240" w:lineRule="auto"/>
        <w:jc w:val="left"/>
        <w:rPr>
          <w:b/>
        </w:rPr>
      </w:pPr>
      <w:r>
        <w:rPr>
          <w:b/>
        </w:rPr>
        <w:br w:type="page"/>
      </w:r>
    </w:p>
    <w:p w14:paraId="077329BB" w14:textId="77777777" w:rsidR="00DB3F0F" w:rsidRDefault="00CB7C69" w:rsidP="004E40BC">
      <w:pPr>
        <w:pStyle w:val="Heading1"/>
      </w:pPr>
      <w:bookmarkStart w:id="244" w:name="_Toc164845509"/>
      <w:r>
        <w:lastRenderedPageBreak/>
        <w:t>Настройка веб-сервера</w:t>
      </w:r>
      <w:bookmarkEnd w:id="244"/>
    </w:p>
    <w:p w14:paraId="077329BC" w14:textId="77777777" w:rsidR="00D63E5E" w:rsidRDefault="00CB7C69" w:rsidP="00D63E5E">
      <w:pPr>
        <w:pStyle w:val="Heading2"/>
      </w:pPr>
      <w:bookmarkStart w:id="245" w:name="_Toc164845510"/>
      <w:r>
        <w:t xml:space="preserve">Загрузка образов </w:t>
      </w:r>
      <w:r>
        <w:rPr>
          <w:lang w:val="en-US"/>
        </w:rPr>
        <w:t>Docker</w:t>
      </w:r>
      <w:bookmarkEnd w:id="245"/>
    </w:p>
    <w:p w14:paraId="077329BD" w14:textId="77777777" w:rsidR="00D63E5E" w:rsidRDefault="00CB7C69" w:rsidP="000E6A4E">
      <w:pPr>
        <w:pStyle w:val="ListParagraph"/>
        <w:numPr>
          <w:ilvl w:val="0"/>
          <w:numId w:val="22"/>
        </w:numPr>
      </w:pPr>
      <w:r>
        <w:t xml:space="preserve">Если на сервере есть доступ к интернету, тогда воспользуйтесь вариантом из пункта </w:t>
      </w:r>
      <w:hyperlink w:anchor="_Загрузка_образа_Docker_2" w:history="1">
        <w:r w:rsidRPr="00D63E5E">
          <w:rPr>
            <w:rStyle w:val="Hyperlink"/>
          </w:rPr>
          <w:t>Загрузка образа Docker из репозитория</w:t>
        </w:r>
      </w:hyperlink>
    </w:p>
    <w:p w14:paraId="077329BE" w14:textId="77777777" w:rsidR="00D63E5E" w:rsidRPr="00E97363" w:rsidRDefault="00CB7C69" w:rsidP="000E6A4E">
      <w:pPr>
        <w:pStyle w:val="ListParagraph"/>
        <w:numPr>
          <w:ilvl w:val="0"/>
          <w:numId w:val="22"/>
        </w:numPr>
      </w:pPr>
      <w:r>
        <w:t xml:space="preserve">Если на сервере нет доступа к интернету или репозиторий </w:t>
      </w:r>
      <w:r>
        <w:rPr>
          <w:lang w:val="en-US"/>
        </w:rPr>
        <w:t>images</w:t>
      </w:r>
      <w:r w:rsidRPr="00E97363">
        <w:t>.</w:t>
      </w:r>
      <w:r>
        <w:rPr>
          <w:lang w:val="en-US"/>
        </w:rPr>
        <w:t>wss</w:t>
      </w:r>
      <w:r w:rsidRPr="00E97363">
        <w:t>-</w:t>
      </w:r>
      <w:r>
        <w:rPr>
          <w:lang w:val="en-US"/>
        </w:rPr>
        <w:t>consulting</w:t>
      </w:r>
      <w:r w:rsidRPr="00E97363">
        <w:t>.</w:t>
      </w:r>
      <w:r>
        <w:rPr>
          <w:lang w:val="en-US"/>
        </w:rPr>
        <w:t>ru</w:t>
      </w:r>
      <w:r>
        <w:t xml:space="preserve"> по каким-то причинам недоступен, тогда воспользуйтесь вариантом из пункта </w:t>
      </w:r>
      <w:hyperlink w:anchor="_Загрузка_образа_Docker_3" w:history="1">
        <w:r w:rsidRPr="00D63E5E">
          <w:rPr>
            <w:rStyle w:val="Hyperlink"/>
          </w:rPr>
          <w:t>Загрузка образа Docker из комплекта поставки</w:t>
        </w:r>
      </w:hyperlink>
    </w:p>
    <w:p w14:paraId="077329BF" w14:textId="77777777" w:rsidR="00D63E5E" w:rsidRPr="00E97363" w:rsidRDefault="00CB7C69" w:rsidP="00D63E5E">
      <w:pPr>
        <w:pStyle w:val="Heading3"/>
        <w:ind w:left="709"/>
      </w:pPr>
      <w:bookmarkStart w:id="246" w:name="_Загрузка_образа_Docker_2"/>
      <w:bookmarkStart w:id="247" w:name="_Toc164845511"/>
      <w:bookmarkEnd w:id="246"/>
      <w:r>
        <w:t xml:space="preserve">Загрузка образа </w:t>
      </w:r>
      <w:r>
        <w:rPr>
          <w:lang w:val="en-US"/>
        </w:rPr>
        <w:t>Docker</w:t>
      </w:r>
      <w:r w:rsidRPr="00E97363">
        <w:t xml:space="preserve"> </w:t>
      </w:r>
      <w:r>
        <w:t>из репозитория</w:t>
      </w:r>
      <w:bookmarkEnd w:id="247"/>
    </w:p>
    <w:p w14:paraId="077329C0" w14:textId="77777777" w:rsidR="00D63E5E" w:rsidRDefault="00CB7C69" w:rsidP="000E6A4E">
      <w:pPr>
        <w:pStyle w:val="ListParagraph"/>
        <w:numPr>
          <w:ilvl w:val="0"/>
          <w:numId w:val="34"/>
        </w:numPr>
      </w:pPr>
      <w:r>
        <w:t xml:space="preserve">Выполните вход в реестр </w:t>
      </w:r>
      <w:r w:rsidRPr="00E97363">
        <w:rPr>
          <w:lang w:val="en-US"/>
        </w:rPr>
        <w:t>docker</w:t>
      </w:r>
      <w:r w:rsidRPr="003960AB">
        <w:t>-</w:t>
      </w:r>
      <w:r>
        <w:t xml:space="preserve">образов </w:t>
      </w:r>
      <w:r w:rsidRPr="00E97363">
        <w:rPr>
          <w:lang w:val="en-US"/>
        </w:rPr>
        <w:t>WSS</w:t>
      </w:r>
      <w:r w:rsidRPr="003960AB">
        <w:t>-</w:t>
      </w:r>
      <w:r w:rsidRPr="00E97363">
        <w:rPr>
          <w:lang w:val="en-US"/>
        </w:rPr>
        <w:t>Consulting</w:t>
      </w:r>
      <w:r>
        <w:t xml:space="preserve"> под предоставленной учетной записью</w:t>
      </w:r>
      <w:r>
        <w:rPr>
          <w:rStyle w:val="FootnoteReference"/>
        </w:rPr>
        <w:footnoteReference w:id="12"/>
      </w:r>
      <w:r>
        <w:t>, при помощи команды:</w:t>
      </w:r>
    </w:p>
    <w:p w14:paraId="077329C1" w14:textId="77777777" w:rsidR="00D63E5E" w:rsidRDefault="00CB7C69" w:rsidP="00D63E5E">
      <w:pPr>
        <w:pStyle w:val="ListParagraph"/>
        <w:ind w:left="70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22" wp14:editId="07732B23">
                <wp:extent cx="5581650" cy="230588"/>
                <wp:effectExtent l="0" t="0" r="19050" b="17145"/>
                <wp:docPr id="1207722213" name="Надпись 1207722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23058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91" w14:textId="77777777" w:rsidR="00D63E5E" w:rsidRPr="00A234F6" w:rsidRDefault="00CB7C69" w:rsidP="00D63E5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docker login </w:t>
                            </w:r>
                            <w:r w:rsidRPr="00A234F6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 xml:space="preserve">images.wss-consulting.ru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-u </w:t>
                            </w:r>
                            <w:r w:rsidRPr="00A234F6"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username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22" id="Надпись 1207722213" o:spid="_x0000_s1088" type="#_x0000_t202" style="width:439.5pt;height: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" fillcolor="#eeece1 [3214]">
                <v:textbox>
                  <w:txbxContent>
                    <w:p w14:paraId="07732C91" w14:textId="77777777" w:rsidR="00D63E5E" w:rsidRPr="00A234F6" w:rsidRDefault="00CB7C69" w:rsidP="00D63E5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docker login </w:t>
                      </w:r>
                      <w:r w:rsidRPr="00A234F6">
                        <w:rPr>
                          <w:rStyle w:val="HTML2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 xml:space="preserve">images.wss-consulting.ru 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-u </w:t>
                      </w:r>
                      <w:r w:rsidRPr="00A234F6">
                        <w:rPr>
                          <w:rStyle w:val="HTML2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username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C2" w14:textId="77777777" w:rsidR="00D63E5E" w:rsidRDefault="00CB7C69" w:rsidP="00D63E5E">
      <w:pPr>
        <w:pStyle w:val="ListParagraph"/>
        <w:ind w:left="709"/>
      </w:pPr>
      <w:r>
        <w:t>где</w:t>
      </w:r>
      <w:r w:rsidRPr="00E97363">
        <w:t xml:space="preserve"> </w:t>
      </w:r>
      <w:r>
        <w:rPr>
          <w:b/>
          <w:lang w:val="en-US"/>
        </w:rPr>
        <w:t>images</w:t>
      </w:r>
      <w:r w:rsidRPr="00E97363">
        <w:rPr>
          <w:b/>
        </w:rPr>
        <w:t>.</w:t>
      </w:r>
      <w:r>
        <w:rPr>
          <w:b/>
          <w:lang w:val="en-US"/>
        </w:rPr>
        <w:t>wss</w:t>
      </w:r>
      <w:r w:rsidRPr="00E97363">
        <w:rPr>
          <w:b/>
        </w:rPr>
        <w:t>-</w:t>
      </w:r>
      <w:r>
        <w:rPr>
          <w:b/>
          <w:lang w:val="en-US"/>
        </w:rPr>
        <w:t>consulting</w:t>
      </w:r>
      <w:r w:rsidRPr="00E97363">
        <w:rPr>
          <w:b/>
        </w:rPr>
        <w:t>.</w:t>
      </w:r>
      <w:r>
        <w:rPr>
          <w:b/>
          <w:lang w:val="en-US"/>
        </w:rPr>
        <w:t>ru</w:t>
      </w:r>
      <w:r w:rsidRPr="00E97363">
        <w:rPr>
          <w:b/>
        </w:rPr>
        <w:t xml:space="preserve"> </w:t>
      </w:r>
      <w:r w:rsidRPr="00E97363">
        <w:t>– адрес реестра с образами</w:t>
      </w:r>
      <w:r>
        <w:t xml:space="preserve">, а </w:t>
      </w:r>
      <w:r>
        <w:rPr>
          <w:lang w:val="en-US"/>
        </w:rPr>
        <w:t>username</w:t>
      </w:r>
      <w:r w:rsidRPr="00E97363">
        <w:t xml:space="preserve"> </w:t>
      </w:r>
      <w:r>
        <w:t>–</w:t>
      </w:r>
      <w:r w:rsidRPr="00E97363">
        <w:t xml:space="preserve"> </w:t>
      </w:r>
      <w:r>
        <w:t>логин пользователя в реестре.</w:t>
      </w:r>
    </w:p>
    <w:p w14:paraId="077329C3" w14:textId="77777777" w:rsidR="00D63E5E" w:rsidRDefault="00CB7C69" w:rsidP="000E6A4E">
      <w:pPr>
        <w:pStyle w:val="ListParagraph"/>
        <w:numPr>
          <w:ilvl w:val="0"/>
          <w:numId w:val="34"/>
        </w:numPr>
      </w:pPr>
      <w:r>
        <w:t xml:space="preserve">Загрузите образ из репозитория images.wss-consulting.ru на сервер назначения, заменив </w:t>
      </w:r>
      <w:r w:rsidRPr="001667BF">
        <w:rPr>
          <w:color w:val="0070C0"/>
        </w:rPr>
        <w:t xml:space="preserve">{имя_проекта} </w:t>
      </w:r>
      <w:r>
        <w:t>на предоставленное Вашему проекту.</w:t>
      </w:r>
    </w:p>
    <w:p w14:paraId="077329C4" w14:textId="77777777" w:rsidR="00D63E5E" w:rsidRDefault="00CB7C69" w:rsidP="00D63E5E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24" wp14:editId="07732B25">
                <wp:extent cx="5581650" cy="276225"/>
                <wp:effectExtent l="0" t="0" r="19050" b="28575"/>
                <wp:docPr id="1207722216" name="Надпись 1207722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2762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92" w14:textId="77777777" w:rsidR="00D63E5E" w:rsidRPr="00E97363" w:rsidRDefault="00CB7C69" w:rsidP="00D63E5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docker pull </w:t>
                            </w:r>
                            <w:r w:rsidRPr="00E97363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images.wss-consulting.ru/</w:t>
                            </w:r>
                            <w:r w:rsidRPr="001667BF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{</w:t>
                            </w:r>
                            <w:r w:rsidRPr="001667BF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</w:rPr>
                              <w:t>имя</w:t>
                            </w:r>
                            <w:r w:rsidRPr="001667BF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_</w:t>
                            </w:r>
                            <w:r w:rsidRPr="001667BF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</w:rPr>
                              <w:t>проекта</w:t>
                            </w:r>
                            <w:r w:rsidRPr="001667BF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}</w:t>
                            </w:r>
                            <w:r w:rsidRPr="00E97363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docs</w:t>
                            </w:r>
                            <w:r w:rsidRPr="00E97363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/develop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24" id="Надпись 1207722216" o:spid="_x0000_s1089" type="#_x0000_t202" style="width:439.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" fillcolor="#eeece1 [3214]">
                <v:textbox>
                  <w:txbxContent>
                    <w:p w14:paraId="07732C92" w14:textId="77777777" w:rsidR="00D63E5E" w:rsidRPr="00E97363" w:rsidRDefault="00CB7C69" w:rsidP="00D63E5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docker pull </w:t>
                      </w:r>
                      <w:r w:rsidRPr="00E97363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images.wss-consulting.ru/</w:t>
                      </w:r>
                      <w:r w:rsidRPr="001667BF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{</w:t>
                      </w:r>
                      <w:r w:rsidRPr="001667BF">
                        <w:rPr>
                          <w:rFonts w:ascii="Courier New" w:hAnsi="Courier New" w:cs="Courier New"/>
                          <w:color w:val="0070C0"/>
                          <w:sz w:val="20"/>
                        </w:rPr>
                        <w:t>имя</w:t>
                      </w:r>
                      <w:r w:rsidRPr="001667BF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_</w:t>
                      </w:r>
                      <w:r w:rsidRPr="001667BF">
                        <w:rPr>
                          <w:rFonts w:ascii="Courier New" w:hAnsi="Courier New" w:cs="Courier New"/>
                          <w:color w:val="0070C0"/>
                          <w:sz w:val="20"/>
                        </w:rPr>
                        <w:t>проекта</w:t>
                      </w:r>
                      <w:r w:rsidRPr="001667BF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}</w:t>
                      </w:r>
                      <w:r w:rsidRPr="00E97363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docs</w:t>
                      </w:r>
                      <w:r w:rsidRPr="00E97363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/develop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C5" w14:textId="77777777" w:rsidR="00D63E5E" w:rsidRDefault="00CB7C69" w:rsidP="000E6A4E">
      <w:pPr>
        <w:pStyle w:val="ListParagraph"/>
        <w:numPr>
          <w:ilvl w:val="0"/>
          <w:numId w:val="36"/>
        </w:numPr>
      </w:pPr>
      <w:r>
        <w:t xml:space="preserve">Проверьте наличие образа </w:t>
      </w:r>
      <w:r>
        <w:rPr>
          <w:lang w:val="en-US"/>
        </w:rPr>
        <w:t>Docker</w:t>
      </w:r>
      <w:r>
        <w:t xml:space="preserve"> командой:</w:t>
      </w:r>
    </w:p>
    <w:p w14:paraId="077329C6" w14:textId="77777777" w:rsidR="00D63E5E" w:rsidRPr="00E97363" w:rsidRDefault="00CB7C69" w:rsidP="00D63E5E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26" wp14:editId="07732B27">
                <wp:extent cx="5581650" cy="230588"/>
                <wp:effectExtent l="0" t="0" r="19050" b="17145"/>
                <wp:docPr id="1207722217" name="Надпись 1207722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23058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93" w14:textId="77777777" w:rsidR="00D63E5E" w:rsidRPr="00A234F6" w:rsidRDefault="00CB7C69" w:rsidP="00D63E5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docker image ls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26" id="Надпись 1207722217" o:spid="_x0000_s1090" type="#_x0000_t202" style="width:439.5pt;height: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" fillcolor="#eeece1 [3214]">
                <v:textbox>
                  <w:txbxContent>
                    <w:p w14:paraId="07732C93" w14:textId="77777777" w:rsidR="00D63E5E" w:rsidRPr="00A234F6" w:rsidRDefault="00CB7C69" w:rsidP="00D63E5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docker image 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C7" w14:textId="77777777" w:rsidR="00D63E5E" w:rsidRDefault="00CB7C69" w:rsidP="00D63E5E">
      <w:pPr>
        <w:pStyle w:val="Heading3"/>
        <w:ind w:left="709"/>
      </w:pPr>
      <w:bookmarkStart w:id="248" w:name="_Загрузка_образа_Docker_3"/>
      <w:bookmarkStart w:id="249" w:name="_Toc164845512"/>
      <w:bookmarkEnd w:id="248"/>
      <w:r>
        <w:t xml:space="preserve">Загрузка образа </w:t>
      </w:r>
      <w:r>
        <w:rPr>
          <w:lang w:val="en-US"/>
        </w:rPr>
        <w:t>Docker</w:t>
      </w:r>
      <w:r w:rsidRPr="00E97363">
        <w:t xml:space="preserve"> </w:t>
      </w:r>
      <w:r>
        <w:t>из комплекта поставки</w:t>
      </w:r>
      <w:bookmarkEnd w:id="249"/>
    </w:p>
    <w:p w14:paraId="077329C8" w14:textId="77777777" w:rsidR="00D63E5E" w:rsidRDefault="00CB7C69" w:rsidP="000E6A4E">
      <w:pPr>
        <w:pStyle w:val="ListParagraph"/>
        <w:numPr>
          <w:ilvl w:val="0"/>
          <w:numId w:val="35"/>
        </w:numPr>
      </w:pPr>
      <w:r>
        <w:t xml:space="preserve">Добавьте предоставленный образа </w:t>
      </w:r>
      <w:r>
        <w:rPr>
          <w:b/>
          <w:lang w:val="en-US"/>
        </w:rPr>
        <w:t>image</w:t>
      </w:r>
      <w:r w:rsidRPr="00680DEF">
        <w:rPr>
          <w:b/>
        </w:rPr>
        <w:t>_</w:t>
      </w:r>
      <w:r>
        <w:rPr>
          <w:b/>
          <w:lang w:val="en-US"/>
        </w:rPr>
        <w:t>docs</w:t>
      </w:r>
      <w:r w:rsidRPr="00680DEF">
        <w:rPr>
          <w:b/>
        </w:rPr>
        <w:t>.</w:t>
      </w:r>
      <w:r>
        <w:rPr>
          <w:b/>
          <w:lang w:val="en-US"/>
        </w:rPr>
        <w:t>tar</w:t>
      </w:r>
      <w:r>
        <w:t>, посредством выполнения команды:</w:t>
      </w:r>
    </w:p>
    <w:p w14:paraId="077329C9" w14:textId="77777777" w:rsidR="00D63E5E" w:rsidRDefault="00CB7C69" w:rsidP="00D63E5E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28" wp14:editId="07732B29">
                <wp:extent cx="5581650" cy="295275"/>
                <wp:effectExtent l="0" t="0" r="19050" b="28575"/>
                <wp:docPr id="1207722222" name="Надпись 1207722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94" w14:textId="77777777" w:rsidR="00D63E5E" w:rsidRPr="00A234F6" w:rsidRDefault="00CB7C69" w:rsidP="00D63E5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docker image import /opt/distr/image_docs.tar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28" id="Надпись 1207722222" o:spid="_x0000_s1091" type="#_x0000_t202" style="width:439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" fillcolor="#eeece1 [3214]">
                <v:textbox>
                  <w:txbxContent>
                    <w:p w14:paraId="07732C94" w14:textId="77777777" w:rsidR="00D63E5E" w:rsidRPr="00A234F6" w:rsidRDefault="00CB7C69" w:rsidP="00D63E5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docker image import /opt/distr/image_docs.tar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CA" w14:textId="77777777" w:rsidR="00D63E5E" w:rsidRDefault="00CB7C69" w:rsidP="000E6A4E">
      <w:pPr>
        <w:pStyle w:val="ListParagraph"/>
        <w:numPr>
          <w:ilvl w:val="0"/>
          <w:numId w:val="35"/>
        </w:numPr>
      </w:pPr>
      <w:r>
        <w:t xml:space="preserve">Проверьте наличие образа </w:t>
      </w:r>
      <w:r>
        <w:rPr>
          <w:lang w:val="en-US"/>
        </w:rPr>
        <w:t>Docker</w:t>
      </w:r>
      <w:r w:rsidRPr="00D63E5E">
        <w:t xml:space="preserve"> </w:t>
      </w:r>
      <w:r>
        <w:t>командой:</w:t>
      </w:r>
    </w:p>
    <w:p w14:paraId="077329CB" w14:textId="77777777" w:rsidR="00D63E5E" w:rsidRPr="00E97363" w:rsidRDefault="00CB7C69" w:rsidP="00D63E5E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2A" wp14:editId="07732B2B">
                <wp:extent cx="5581650" cy="230588"/>
                <wp:effectExtent l="0" t="0" r="19050" b="17145"/>
                <wp:docPr id="1207722223" name="Надпись 1207722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23058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95" w14:textId="77777777" w:rsidR="00D63E5E" w:rsidRPr="00A234F6" w:rsidRDefault="00CB7C69" w:rsidP="00D63E5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docker image ls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2A" id="Надпись 1207722223" o:spid="_x0000_s1092" type="#_x0000_t202" style="width:439.5pt;height: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" fillcolor="#eeece1 [3214]">
                <v:textbox>
                  <w:txbxContent>
                    <w:p w14:paraId="07732C95" w14:textId="77777777" w:rsidR="00D63E5E" w:rsidRPr="00A234F6" w:rsidRDefault="00CB7C69" w:rsidP="00D63E5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docker image 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CC" w14:textId="77777777" w:rsidR="003411E3" w:rsidRPr="008534CB" w:rsidRDefault="00CB7C69" w:rsidP="004E40BC">
      <w:pPr>
        <w:pStyle w:val="Heading2"/>
      </w:pPr>
      <w:bookmarkStart w:id="250" w:name="_Toc164845513"/>
      <w:r>
        <w:t>Настройка конфигурации приложения</w:t>
      </w:r>
      <w:r w:rsidRPr="008534CB">
        <w:t xml:space="preserve"> </w:t>
      </w:r>
      <w:r>
        <w:t>WSS</w:t>
      </w:r>
      <w:r w:rsidR="0021152A" w:rsidRPr="0021152A">
        <w:t xml:space="preserve"> </w:t>
      </w:r>
      <w:r>
        <w:t>Docs в Vault</w:t>
      </w:r>
      <w:bookmarkEnd w:id="250"/>
    </w:p>
    <w:p w14:paraId="077329CD" w14:textId="77777777" w:rsidR="003411E3" w:rsidRPr="008534CB" w:rsidRDefault="00CB7C69" w:rsidP="004E40BC">
      <w:pPr>
        <w:pStyle w:val="Heading3"/>
        <w:ind w:left="709"/>
      </w:pPr>
      <w:bookmarkStart w:id="251" w:name="_Настройка_аутентификации_приложения"/>
      <w:bookmarkStart w:id="252" w:name="_Toc164845514"/>
      <w:bookmarkEnd w:id="251"/>
      <w:r>
        <w:t>Настройка аутентификации приложения WSS</w:t>
      </w:r>
      <w:r w:rsidR="0021152A">
        <w:rPr>
          <w:lang w:val="en-US"/>
        </w:rPr>
        <w:t xml:space="preserve"> </w:t>
      </w:r>
      <w:r>
        <w:t>Docs</w:t>
      </w:r>
      <w:bookmarkEnd w:id="252"/>
    </w:p>
    <w:p w14:paraId="077329CE" w14:textId="77777777" w:rsidR="00D035C8" w:rsidRDefault="00CB7C69" w:rsidP="000E6A4E">
      <w:pPr>
        <w:pStyle w:val="ListParagraph"/>
        <w:numPr>
          <w:ilvl w:val="0"/>
          <w:numId w:val="29"/>
        </w:numPr>
        <w:ind w:left="709"/>
      </w:pPr>
      <w:r>
        <w:t xml:space="preserve">Перейдите на главную страницу </w:t>
      </w:r>
      <w:r w:rsidRPr="00AC791E">
        <w:rPr>
          <w:b/>
          <w:lang w:val="en-US"/>
        </w:rPr>
        <w:t>Vault</w:t>
      </w:r>
      <w:r>
        <w:t xml:space="preserve">, выберите созданный </w:t>
      </w:r>
      <w:r w:rsidRPr="00AC791E">
        <w:rPr>
          <w:b/>
          <w:lang w:val="en-US"/>
        </w:rPr>
        <w:t>Secret</w:t>
      </w:r>
      <w:r w:rsidRPr="00AC791E">
        <w:rPr>
          <w:b/>
        </w:rPr>
        <w:t xml:space="preserve"> </w:t>
      </w:r>
      <w:r w:rsidRPr="00AC791E">
        <w:rPr>
          <w:b/>
          <w:lang w:val="en-US"/>
        </w:rPr>
        <w:t>engine</w:t>
      </w:r>
      <w:r>
        <w:t xml:space="preserve"> в пункте </w:t>
      </w:r>
      <w:hyperlink w:anchor="_Создание_Secrets_Engine" w:history="1">
        <w:r w:rsidRPr="00D035C8">
          <w:rPr>
            <w:rStyle w:val="Hyperlink"/>
          </w:rPr>
          <w:t>6.2.2 Создание Secrets Engine для хранения конфигурации приложений WSS Docs</w:t>
        </w:r>
      </w:hyperlink>
    </w:p>
    <w:p w14:paraId="077329CF" w14:textId="77777777" w:rsidR="00D035C8" w:rsidRDefault="00CB7C69" w:rsidP="00D035C8">
      <w:pPr>
        <w:pStyle w:val="ListParagraph"/>
        <w:ind w:left="709"/>
      </w:pPr>
      <w:r>
        <w:rPr>
          <w:noProof/>
          <w:lang w:val="en-US"/>
        </w:rPr>
        <w:lastRenderedPageBreak/>
        <w:drawing>
          <wp:inline distT="0" distB="0" distL="0" distR="0" wp14:anchorId="07732B2C" wp14:editId="07732B2D">
            <wp:extent cx="2571750" cy="2103007"/>
            <wp:effectExtent l="0" t="0" r="0" b="0"/>
            <wp:docPr id="1207722202" name="Рисунок 1207722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7751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81565" cy="211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D0" w14:textId="77777777" w:rsidR="00D035C8" w:rsidRPr="00AC791E" w:rsidRDefault="00CB7C69" w:rsidP="000E6A4E">
      <w:pPr>
        <w:pStyle w:val="ListParagraph"/>
        <w:numPr>
          <w:ilvl w:val="0"/>
          <w:numId w:val="29"/>
        </w:numPr>
        <w:ind w:left="709"/>
      </w:pPr>
      <w:r>
        <w:t xml:space="preserve">В окне с пространством выбранного </w:t>
      </w:r>
      <w:r w:rsidRPr="00AC791E">
        <w:rPr>
          <w:b/>
          <w:lang w:val="en-US"/>
        </w:rPr>
        <w:t>Secret</w:t>
      </w:r>
      <w:r w:rsidRPr="00AC791E">
        <w:rPr>
          <w:b/>
        </w:rPr>
        <w:t xml:space="preserve"> </w:t>
      </w:r>
      <w:r w:rsidRPr="00AC791E">
        <w:rPr>
          <w:b/>
          <w:lang w:val="en-US"/>
        </w:rPr>
        <w:t>engine</w:t>
      </w:r>
      <w:r>
        <w:t>, нажмите «</w:t>
      </w:r>
      <w:r w:rsidRPr="00AC791E">
        <w:rPr>
          <w:b/>
          <w:lang w:val="en-US"/>
        </w:rPr>
        <w:t>Create</w:t>
      </w:r>
      <w:r w:rsidRPr="00AC791E">
        <w:rPr>
          <w:b/>
        </w:rPr>
        <w:t xml:space="preserve"> </w:t>
      </w:r>
      <w:r w:rsidRPr="00AC791E">
        <w:rPr>
          <w:b/>
          <w:lang w:val="en-US"/>
        </w:rPr>
        <w:t>secret</w:t>
      </w:r>
      <w:r>
        <w:rPr>
          <w:b/>
        </w:rPr>
        <w:t>»</w:t>
      </w:r>
      <w:r>
        <w:t xml:space="preserve">, для создания </w:t>
      </w:r>
      <w:r w:rsidR="00801EE6">
        <w:t>секрета, который содержит конфигурацию</w:t>
      </w:r>
      <w:r>
        <w:t xml:space="preserve"> авторизации приложения </w:t>
      </w:r>
      <w:r>
        <w:rPr>
          <w:lang w:val="en-US"/>
        </w:rPr>
        <w:t>WSS</w:t>
      </w:r>
      <w:r w:rsidRPr="00AC791E">
        <w:t xml:space="preserve"> </w:t>
      </w:r>
      <w:r>
        <w:rPr>
          <w:lang w:val="en-US"/>
        </w:rPr>
        <w:t>Docs</w:t>
      </w:r>
    </w:p>
    <w:p w14:paraId="077329D1" w14:textId="77777777" w:rsidR="00AC791E" w:rsidRDefault="00CB7C69" w:rsidP="00AC791E">
      <w:pPr>
        <w:pStyle w:val="ListParagraph"/>
        <w:ind w:left="709"/>
      </w:pPr>
      <w:r>
        <w:rPr>
          <w:noProof/>
          <w:lang w:val="en-US"/>
        </w:rPr>
        <w:drawing>
          <wp:inline distT="0" distB="0" distL="0" distR="0" wp14:anchorId="07732B2E" wp14:editId="07732B2F">
            <wp:extent cx="5486400" cy="2263763"/>
            <wp:effectExtent l="0" t="0" r="0" b="3810"/>
            <wp:docPr id="1207722203" name="Рисунок 1207722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6392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58482" cy="229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D2" w14:textId="77777777" w:rsidR="00AC791E" w:rsidRDefault="00AC791E" w:rsidP="00AC791E">
      <w:pPr>
        <w:pStyle w:val="ListParagraph"/>
        <w:ind w:left="709"/>
      </w:pPr>
    </w:p>
    <w:p w14:paraId="077329D3" w14:textId="77777777" w:rsidR="00AC791E" w:rsidRDefault="00AC791E" w:rsidP="00AC791E">
      <w:pPr>
        <w:pStyle w:val="ListParagraph"/>
        <w:ind w:left="709"/>
      </w:pPr>
    </w:p>
    <w:p w14:paraId="077329D4" w14:textId="77777777" w:rsidR="00AC791E" w:rsidRDefault="00AC791E" w:rsidP="00AC791E">
      <w:pPr>
        <w:pStyle w:val="ListParagraph"/>
        <w:ind w:left="709"/>
      </w:pPr>
    </w:p>
    <w:p w14:paraId="077329D5" w14:textId="77777777" w:rsidR="00AC791E" w:rsidRPr="00AC791E" w:rsidRDefault="00AC791E" w:rsidP="00AC791E">
      <w:pPr>
        <w:pStyle w:val="ListParagraph"/>
        <w:ind w:left="709"/>
      </w:pPr>
    </w:p>
    <w:p w14:paraId="077329D6" w14:textId="77777777" w:rsidR="00AC791E" w:rsidRDefault="00CB7C69" w:rsidP="000E6A4E">
      <w:pPr>
        <w:pStyle w:val="ListParagraph"/>
        <w:numPr>
          <w:ilvl w:val="0"/>
          <w:numId w:val="29"/>
        </w:numPr>
        <w:ind w:left="709"/>
      </w:pPr>
      <w:r>
        <w:t xml:space="preserve">Переключите тумблер </w:t>
      </w:r>
      <w:r>
        <w:rPr>
          <w:lang w:val="en-US"/>
        </w:rPr>
        <w:t>JSON</w:t>
      </w:r>
      <w:r w:rsidRPr="00AC791E">
        <w:t xml:space="preserve"> </w:t>
      </w:r>
      <w:r>
        <w:t>во включенное положение и напишите</w:t>
      </w:r>
      <w:r w:rsidRPr="00AC791E">
        <w:t xml:space="preserve"> </w:t>
      </w:r>
      <w:r>
        <w:t>в</w:t>
      </w:r>
      <w:r w:rsidRPr="00AC791E">
        <w:t xml:space="preserve"> </w:t>
      </w:r>
      <w:r>
        <w:t>поле</w:t>
      </w:r>
      <w:r w:rsidRPr="00AC791E">
        <w:t xml:space="preserve"> </w:t>
      </w:r>
      <w:r>
        <w:t>ввода</w:t>
      </w:r>
      <w:r w:rsidRPr="00AC791E">
        <w:t xml:space="preserve"> </w:t>
      </w:r>
      <w:r>
        <w:rPr>
          <w:b/>
          <w:lang w:val="en-US"/>
        </w:rPr>
        <w:t>Path</w:t>
      </w:r>
      <w:r w:rsidRPr="00AC791E">
        <w:rPr>
          <w:b/>
        </w:rPr>
        <w:t xml:space="preserve"> </w:t>
      </w:r>
      <w:r>
        <w:rPr>
          <w:b/>
          <w:lang w:val="en-US"/>
        </w:rPr>
        <w:t>for</w:t>
      </w:r>
      <w:r w:rsidRPr="00AC791E">
        <w:rPr>
          <w:b/>
        </w:rPr>
        <w:t xml:space="preserve"> </w:t>
      </w:r>
      <w:r>
        <w:rPr>
          <w:b/>
          <w:lang w:val="en-US"/>
        </w:rPr>
        <w:t>this</w:t>
      </w:r>
      <w:r w:rsidRPr="00AC791E">
        <w:rPr>
          <w:b/>
        </w:rPr>
        <w:t xml:space="preserve"> </w:t>
      </w:r>
      <w:r>
        <w:rPr>
          <w:b/>
          <w:lang w:val="en-US"/>
        </w:rPr>
        <w:t>secret</w:t>
      </w:r>
      <w:r>
        <w:rPr>
          <w:b/>
        </w:rPr>
        <w:t xml:space="preserve"> </w:t>
      </w:r>
      <w:r w:rsidRPr="00AC791E">
        <w:t>следующий текст:</w:t>
      </w:r>
    </w:p>
    <w:p w14:paraId="077329D7" w14:textId="77777777" w:rsidR="00AC791E" w:rsidRDefault="00CB7C69" w:rsidP="00AC791E">
      <w:pPr>
        <w:pStyle w:val="ListParagraph"/>
        <w:ind w:left="70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30" wp14:editId="07732B31">
                <wp:extent cx="5365915" cy="278295"/>
                <wp:effectExtent l="0" t="0" r="25400" b="26670"/>
                <wp:docPr id="1207722204" name="Надпись 1207722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915" cy="2782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96" w14:textId="77777777" w:rsidR="00E97363" w:rsidRPr="00AC791E" w:rsidRDefault="00CB7C69" w:rsidP="00AC791E">
                            <w:pPr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Authentication/Authentication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30" id="Надпись 1207722204" o:spid="_x0000_s1093" type="#_x0000_t202" style="width:422.5pt;height:2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" fillcolor="#eeece1 [3214]">
                <v:textbox>
                  <w:txbxContent>
                    <w:p w14:paraId="07732C96" w14:textId="77777777" w:rsidR="00E97363" w:rsidRPr="00AC791E" w:rsidRDefault="00CB7C69" w:rsidP="00AC791E">
                      <w:pPr>
                        <w:rPr>
                          <w:rFonts w:ascii="Courier New" w:hAnsi="Courier New" w:cs="Courier New"/>
                          <w:sz w:val="20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Authentication/Authentication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D8" w14:textId="77777777" w:rsidR="00AC791E" w:rsidRPr="00AC791E" w:rsidRDefault="00CB7C69" w:rsidP="00AC791E">
      <w:pPr>
        <w:pStyle w:val="ListParagraph"/>
        <w:ind w:left="709"/>
      </w:pPr>
      <w:r>
        <w:rPr>
          <w:noProof/>
          <w:lang w:val="en-US"/>
        </w:rPr>
        <w:drawing>
          <wp:inline distT="0" distB="0" distL="0" distR="0" wp14:anchorId="07732B32" wp14:editId="07732B33">
            <wp:extent cx="5365750" cy="1272752"/>
            <wp:effectExtent l="0" t="0" r="6350" b="3810"/>
            <wp:docPr id="1207722205" name="Рисунок 1207722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2395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83000" cy="127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D9" w14:textId="77777777" w:rsidR="0021152A" w:rsidRDefault="00CB7C69" w:rsidP="000E6A4E">
      <w:pPr>
        <w:pStyle w:val="ListParagraph"/>
        <w:numPr>
          <w:ilvl w:val="0"/>
          <w:numId w:val="29"/>
        </w:numPr>
        <w:ind w:left="709"/>
      </w:pPr>
      <w:r>
        <w:t xml:space="preserve">В поле </w:t>
      </w:r>
      <w:r>
        <w:rPr>
          <w:b/>
          <w:lang w:val="en-US"/>
        </w:rPr>
        <w:t>Secret</w:t>
      </w:r>
      <w:r w:rsidRPr="00AC791E">
        <w:rPr>
          <w:b/>
        </w:rPr>
        <w:t xml:space="preserve"> </w:t>
      </w:r>
      <w:r>
        <w:rPr>
          <w:b/>
          <w:lang w:val="en-US"/>
        </w:rPr>
        <w:t>data</w:t>
      </w:r>
      <w:r>
        <w:t xml:space="preserve">, вставьте </w:t>
      </w:r>
      <w:r w:rsidRPr="00AC791E">
        <w:rPr>
          <w:i/>
        </w:rPr>
        <w:t>приведенный ниже текст</w:t>
      </w:r>
      <w:r>
        <w:t xml:space="preserve">, содержащий конфигурацию для авторизации приложения через </w:t>
      </w:r>
      <w:r>
        <w:rPr>
          <w:lang w:val="en-US"/>
        </w:rPr>
        <w:t>Keycloak</w:t>
      </w:r>
      <w:r>
        <w:t xml:space="preserve"> </w:t>
      </w:r>
    </w:p>
    <w:p w14:paraId="077329DA" w14:textId="77777777" w:rsidR="0021152A" w:rsidRDefault="00CB7C69" w:rsidP="0021152A">
      <w:pPr>
        <w:pStyle w:val="ListParagraph"/>
        <w:ind w:left="709"/>
      </w:pPr>
      <w:r>
        <w:t xml:space="preserve">Данные для авторизации, были указаны при создании клиента </w:t>
      </w:r>
      <w:r>
        <w:rPr>
          <w:lang w:val="en-US"/>
        </w:rPr>
        <w:t>Keycloak</w:t>
      </w:r>
      <w:r>
        <w:t xml:space="preserve">, в пункте </w:t>
      </w:r>
      <w:hyperlink w:anchor="_Создание_клиента_для" w:history="1">
        <w:r w:rsidRPr="0021152A">
          <w:rPr>
            <w:rStyle w:val="Hyperlink"/>
          </w:rPr>
          <w:t>6.1.3.2 Создание клиента для подключения из WSSDocs5</w:t>
        </w:r>
      </w:hyperlink>
    </w:p>
    <w:p w14:paraId="077329DB" w14:textId="77777777" w:rsidR="0021152A" w:rsidRPr="0021152A" w:rsidRDefault="00CB7C69" w:rsidP="0021152A">
      <w:pPr>
        <w:pStyle w:val="ListParagraph"/>
        <w:ind w:left="709"/>
        <w:rPr>
          <w:i/>
        </w:rPr>
      </w:pPr>
      <w:r>
        <w:rPr>
          <w:i/>
        </w:rPr>
        <w:lastRenderedPageBreak/>
        <w:t xml:space="preserve">Если </w:t>
      </w:r>
      <w:r>
        <w:rPr>
          <w:i/>
          <w:lang w:val="en-US"/>
        </w:rPr>
        <w:t>Keycloak</w:t>
      </w:r>
      <w:r w:rsidRPr="0021152A">
        <w:rPr>
          <w:i/>
        </w:rPr>
        <w:t xml:space="preserve"> </w:t>
      </w:r>
      <w:r>
        <w:rPr>
          <w:i/>
        </w:rPr>
        <w:t xml:space="preserve">использует отличный от </w:t>
      </w:r>
      <w:r>
        <w:rPr>
          <w:i/>
          <w:lang w:val="en-US"/>
        </w:rPr>
        <w:t>HTTPS</w:t>
      </w:r>
      <w:r w:rsidRPr="0021152A">
        <w:rPr>
          <w:i/>
        </w:rPr>
        <w:t xml:space="preserve"> </w:t>
      </w:r>
      <w:r>
        <w:rPr>
          <w:i/>
        </w:rPr>
        <w:t xml:space="preserve">порт 443, тогда порт необходимо добавить к </w:t>
      </w:r>
      <w:r>
        <w:rPr>
          <w:i/>
          <w:lang w:val="en-US"/>
        </w:rPr>
        <w:t>URL</w:t>
      </w:r>
      <w:r w:rsidRPr="0021152A">
        <w:rPr>
          <w:i/>
        </w:rPr>
        <w:t xml:space="preserve">: </w:t>
      </w:r>
      <w:r>
        <w:rPr>
          <w:i/>
        </w:rPr>
        <w:t>https://keycloak.domain</w:t>
      </w:r>
      <w:r w:rsidRPr="0021152A">
        <w:rPr>
          <w:i/>
        </w:rPr>
        <w:t>.</w:t>
      </w:r>
      <w:r>
        <w:rPr>
          <w:i/>
          <w:lang w:val="en-US"/>
        </w:rPr>
        <w:t>loc</w:t>
      </w:r>
      <w:r w:rsidRPr="0021152A">
        <w:rPr>
          <w:i/>
        </w:rPr>
        <w:t>:8443/realms/Realms_Name</w:t>
      </w:r>
    </w:p>
    <w:p w14:paraId="077329DC" w14:textId="77777777" w:rsidR="00AC791E" w:rsidRDefault="00CB7C69" w:rsidP="00AC791E">
      <w:pPr>
        <w:pStyle w:val="ListParagraph"/>
        <w:ind w:left="709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34" wp14:editId="07732B35">
                <wp:extent cx="5365915" cy="1228725"/>
                <wp:effectExtent l="0" t="0" r="25400" b="28575"/>
                <wp:docPr id="1207722206" name="Надпись 1207722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915" cy="12287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97" w14:textId="77777777" w:rsidR="00E97363" w:rsidRPr="00AB6D66" w:rsidRDefault="00CB7C69" w:rsidP="00AC791E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07732C98" w14:textId="77777777" w:rsidR="00E97363" w:rsidRPr="00AB6D66" w:rsidRDefault="00CB7C69" w:rsidP="00AC791E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"Keycloak": {</w:t>
                            </w:r>
                          </w:p>
                          <w:p w14:paraId="07732C99" w14:textId="77777777" w:rsidR="00E97363" w:rsidRPr="00972716" w:rsidRDefault="00CB7C69" w:rsidP="00AC791E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b/>
                                <w:szCs w:val="18"/>
                                <w:lang w:val="en-US"/>
                              </w:rPr>
                            </w:pP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"ClientId": "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C</w:t>
                            </w:r>
                            <w:r w:rsidRPr="0055467D"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lient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_</w:t>
                            </w:r>
                            <w:r w:rsidRPr="0055467D"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ID</w:t>
                            </w: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",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ab/>
                              <w:t xml:space="preserve">   </w:t>
                            </w:r>
                          </w:p>
                          <w:p w14:paraId="07732C9A" w14:textId="77777777" w:rsidR="00E97363" w:rsidRPr="00AB6D66" w:rsidRDefault="00CB7C69" w:rsidP="00AC791E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"ClientSecret": "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01010101010101010101101010111010</w:t>
                            </w: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",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</w:t>
                            </w:r>
                          </w:p>
                          <w:p w14:paraId="07732C9B" w14:textId="77777777" w:rsidR="00E97363" w:rsidRPr="00AB6D66" w:rsidRDefault="00CB7C69" w:rsidP="00AC791E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"ServerRealm": "</w:t>
                            </w:r>
                            <w:r w:rsidRPr="00972716"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https://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keycloak.domain.loc</w:t>
                            </w:r>
                            <w:r w:rsidRPr="00972716"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/realms/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Realms_Name</w:t>
                            </w: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"</w:t>
                            </w:r>
                          </w:p>
                          <w:p w14:paraId="07732C9C" w14:textId="77777777" w:rsidR="00E97363" w:rsidRPr="00AB6D66" w:rsidRDefault="00CB7C69" w:rsidP="00AC791E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},</w:t>
                            </w:r>
                          </w:p>
                          <w:p w14:paraId="07732C9D" w14:textId="77777777" w:rsidR="00E97363" w:rsidRPr="00801EE6" w:rsidRDefault="00CB7C69" w:rsidP="00AC791E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</w:rPr>
                            </w:pP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"Method": "Keycloak"</w:t>
                            </w:r>
                          </w:p>
                          <w:p w14:paraId="07732C9E" w14:textId="77777777" w:rsidR="00E97363" w:rsidRPr="002404CB" w:rsidRDefault="00CB7C69" w:rsidP="002404CB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34" id="Надпись 1207722206" o:spid="_x0000_s1094" type="#_x0000_t202" style="width:422.5pt;height:9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" fillcolor="#eeece1 [3214]">
                <v:textbox>
                  <w:txbxContent>
                    <w:p w14:paraId="07732C97" w14:textId="77777777" w:rsidR="00E97363" w:rsidRPr="00AB6D66" w:rsidRDefault="00CB7C69" w:rsidP="00AC791E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AB6D66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{</w:t>
                      </w:r>
                    </w:p>
                    <w:p w14:paraId="07732C98" w14:textId="77777777" w:rsidR="00E97363" w:rsidRPr="00AB6D66" w:rsidRDefault="00CB7C69" w:rsidP="00AC791E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AB6D66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"Keycloak": {</w:t>
                      </w:r>
                    </w:p>
                    <w:p w14:paraId="07732C99" w14:textId="77777777" w:rsidR="00E97363" w:rsidRPr="00972716" w:rsidRDefault="00CB7C69" w:rsidP="00AC791E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b/>
                          <w:szCs w:val="18"/>
                          <w:lang w:val="en-US"/>
                        </w:rPr>
                      </w:pPr>
                      <w:r w:rsidRPr="00AB6D66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"ClientId": "</w:t>
                      </w:r>
                      <w:r>
                        <w:rPr>
                          <w:rStyle w:val="HTML2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C</w:t>
                      </w:r>
                      <w:r w:rsidRPr="0055467D">
                        <w:rPr>
                          <w:rStyle w:val="HTML2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lient</w:t>
                      </w:r>
                      <w:r>
                        <w:rPr>
                          <w:rStyle w:val="HTML2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_</w:t>
                      </w:r>
                      <w:r w:rsidRPr="0055467D">
                        <w:rPr>
                          <w:rStyle w:val="HTML2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ID</w:t>
                      </w:r>
                      <w:r w:rsidRPr="00AB6D66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",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ab/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ab/>
                        <w:t xml:space="preserve">   </w:t>
                      </w:r>
                    </w:p>
                    <w:p w14:paraId="07732C9A" w14:textId="77777777" w:rsidR="00E97363" w:rsidRPr="00AB6D66" w:rsidRDefault="00CB7C69" w:rsidP="00AC791E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AB6D66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"ClientSecret": "</w:t>
                      </w:r>
                      <w:r>
                        <w:rPr>
                          <w:rStyle w:val="HTML2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01010101010101010101101010111010</w:t>
                      </w:r>
                      <w:r w:rsidRPr="00AB6D66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",</w:t>
                      </w: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</w:t>
                      </w:r>
                    </w:p>
                    <w:p w14:paraId="07732C9B" w14:textId="77777777" w:rsidR="00E97363" w:rsidRPr="00AB6D66" w:rsidRDefault="00CB7C69" w:rsidP="00AC791E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AB6D66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"ServerRealm": "</w:t>
                      </w:r>
                      <w:r w:rsidRPr="00972716">
                        <w:rPr>
                          <w:rStyle w:val="HTML2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https://</w:t>
                      </w:r>
                      <w:r>
                        <w:rPr>
                          <w:rStyle w:val="HTML2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keycloak.domain.loc</w:t>
                      </w:r>
                      <w:r w:rsidRPr="00972716">
                        <w:rPr>
                          <w:rStyle w:val="HTML2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/realms/</w:t>
                      </w:r>
                      <w:r>
                        <w:rPr>
                          <w:rStyle w:val="HTML2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Realms_Name</w:t>
                      </w:r>
                      <w:r w:rsidRPr="00AB6D66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"</w:t>
                      </w:r>
                    </w:p>
                    <w:p w14:paraId="07732C9C" w14:textId="77777777" w:rsidR="00E97363" w:rsidRPr="00AB6D66" w:rsidRDefault="00CB7C69" w:rsidP="00AC791E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AB6D66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},</w:t>
                      </w:r>
                    </w:p>
                    <w:p w14:paraId="07732C9D" w14:textId="77777777" w:rsidR="00E97363" w:rsidRPr="00801EE6" w:rsidRDefault="00CB7C69" w:rsidP="00AC791E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</w:rPr>
                      </w:pPr>
                      <w:r w:rsidRPr="00AB6D66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"Method": "Keycloak"</w:t>
                      </w:r>
                    </w:p>
                    <w:p w14:paraId="07732C9E" w14:textId="77777777" w:rsidR="00E97363" w:rsidRPr="002404CB" w:rsidRDefault="00CB7C69" w:rsidP="002404CB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B6D66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DD" w14:textId="77777777" w:rsidR="0021152A" w:rsidRDefault="00CB7C69" w:rsidP="00AC791E">
      <w:pPr>
        <w:pStyle w:val="ListParagraph"/>
        <w:ind w:left="709"/>
      </w:pPr>
      <w:r w:rsidRPr="0021152A">
        <w:rPr>
          <w:b/>
        </w:rPr>
        <w:t>Примечание:</w:t>
      </w:r>
      <w:r w:rsidRPr="0021152A">
        <w:t xml:space="preserve"> Данная настройка аутентификации может использоваться для множества инсталляций </w:t>
      </w:r>
      <w:r w:rsidRPr="0021152A">
        <w:rPr>
          <w:lang w:val="en-US"/>
        </w:rPr>
        <w:t>WSS</w:t>
      </w:r>
      <w:r w:rsidRPr="0021152A">
        <w:t xml:space="preserve"> </w:t>
      </w:r>
      <w:r w:rsidRPr="0021152A">
        <w:rPr>
          <w:lang w:val="en-US"/>
        </w:rPr>
        <w:t>Docs</w:t>
      </w:r>
      <w:r w:rsidRPr="0021152A">
        <w:t>, развёрнутых в текущей сети.</w:t>
      </w:r>
    </w:p>
    <w:p w14:paraId="077329DE" w14:textId="77777777" w:rsidR="00801EE6" w:rsidRDefault="00CB7C69" w:rsidP="00AC791E">
      <w:pPr>
        <w:pStyle w:val="ListParagraph"/>
        <w:ind w:left="709"/>
      </w:pPr>
      <w:r>
        <w:rPr>
          <w:noProof/>
          <w:lang w:val="en-US"/>
        </w:rPr>
        <w:drawing>
          <wp:inline distT="0" distB="0" distL="0" distR="0" wp14:anchorId="07732B36" wp14:editId="07732B37">
            <wp:extent cx="5365750" cy="3401845"/>
            <wp:effectExtent l="0" t="0" r="6350" b="8255"/>
            <wp:docPr id="1207722207" name="Рисунок 120772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2610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80562" cy="341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DF" w14:textId="77777777" w:rsidR="00801EE6" w:rsidRPr="0021152A" w:rsidRDefault="00CB7C69" w:rsidP="00AC791E">
      <w:pPr>
        <w:pStyle w:val="ListParagraph"/>
        <w:ind w:left="709"/>
      </w:pPr>
      <w:r>
        <w:t>Нажмите кнопку «</w:t>
      </w:r>
      <w:r>
        <w:rPr>
          <w:lang w:val="en-US"/>
        </w:rPr>
        <w:t>Save</w:t>
      </w:r>
      <w:r>
        <w:t>», чтобы сохранить созданную конфигурацию.</w:t>
      </w:r>
    </w:p>
    <w:p w14:paraId="077329E0" w14:textId="77777777" w:rsidR="003411E3" w:rsidRDefault="00CB7C69" w:rsidP="0055467D">
      <w:pPr>
        <w:pStyle w:val="Heading3"/>
        <w:ind w:left="993"/>
      </w:pPr>
      <w:bookmarkStart w:id="253" w:name="_Настройка_конфигурации_приложения"/>
      <w:bookmarkStart w:id="254" w:name="_Toc164845515"/>
      <w:bookmarkEnd w:id="253"/>
      <w:r>
        <w:t>Настройка конфигурации приложения WSS</w:t>
      </w:r>
      <w:r w:rsidR="0021152A" w:rsidRPr="0021152A">
        <w:t xml:space="preserve"> </w:t>
      </w:r>
      <w:r>
        <w:t>Docs</w:t>
      </w:r>
      <w:bookmarkEnd w:id="254"/>
    </w:p>
    <w:p w14:paraId="077329E1" w14:textId="77777777" w:rsidR="00801EE6" w:rsidRDefault="00CB7C69" w:rsidP="000E6A4E">
      <w:pPr>
        <w:pStyle w:val="ListParagraph"/>
        <w:numPr>
          <w:ilvl w:val="0"/>
          <w:numId w:val="30"/>
        </w:numPr>
        <w:ind w:left="851"/>
      </w:pPr>
      <w:r>
        <w:t xml:space="preserve">Перейдите на главную страницу </w:t>
      </w:r>
      <w:r w:rsidRPr="00AC791E">
        <w:rPr>
          <w:b/>
          <w:lang w:val="en-US"/>
        </w:rPr>
        <w:t>Vault</w:t>
      </w:r>
      <w:r>
        <w:t xml:space="preserve">, выберите созданный </w:t>
      </w:r>
      <w:r w:rsidRPr="00AC791E">
        <w:rPr>
          <w:b/>
          <w:lang w:val="en-US"/>
        </w:rPr>
        <w:t>Secret</w:t>
      </w:r>
      <w:r w:rsidRPr="00AC791E">
        <w:rPr>
          <w:b/>
        </w:rPr>
        <w:t xml:space="preserve"> </w:t>
      </w:r>
      <w:r w:rsidRPr="00AC791E">
        <w:rPr>
          <w:b/>
          <w:lang w:val="en-US"/>
        </w:rPr>
        <w:t>engine</w:t>
      </w:r>
      <w:r>
        <w:t xml:space="preserve"> в пункте </w:t>
      </w:r>
      <w:hyperlink w:anchor="_Создание_Secrets_Engine" w:history="1">
        <w:r w:rsidRPr="00D035C8">
          <w:rPr>
            <w:rStyle w:val="Hyperlink"/>
          </w:rPr>
          <w:t>6.2.2 Создание Secrets Engine для хранения конфигурации приложений WSS Docs</w:t>
        </w:r>
      </w:hyperlink>
    </w:p>
    <w:p w14:paraId="077329E2" w14:textId="77777777" w:rsidR="00801EE6" w:rsidRDefault="00CB7C69" w:rsidP="00801EE6">
      <w:pPr>
        <w:pStyle w:val="ListParagraph"/>
        <w:ind w:left="709"/>
      </w:pPr>
      <w:r>
        <w:rPr>
          <w:noProof/>
          <w:lang w:val="en-US"/>
        </w:rPr>
        <w:drawing>
          <wp:inline distT="0" distB="0" distL="0" distR="0" wp14:anchorId="07732B38" wp14:editId="07732B39">
            <wp:extent cx="2571750" cy="2103007"/>
            <wp:effectExtent l="0" t="0" r="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8818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81565" cy="211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E3" w14:textId="77777777" w:rsidR="00801EE6" w:rsidRPr="00801EE6" w:rsidRDefault="00CB7C69" w:rsidP="000E6A4E">
      <w:pPr>
        <w:pStyle w:val="ListParagraph"/>
        <w:numPr>
          <w:ilvl w:val="0"/>
          <w:numId w:val="30"/>
        </w:numPr>
        <w:ind w:left="709"/>
      </w:pPr>
      <w:r>
        <w:lastRenderedPageBreak/>
        <w:t xml:space="preserve">В окне с пространством выбранного </w:t>
      </w:r>
      <w:r w:rsidRPr="00AC791E">
        <w:rPr>
          <w:b/>
          <w:lang w:val="en-US"/>
        </w:rPr>
        <w:t>Secret</w:t>
      </w:r>
      <w:r w:rsidRPr="00AC791E">
        <w:rPr>
          <w:b/>
        </w:rPr>
        <w:t xml:space="preserve"> </w:t>
      </w:r>
      <w:r w:rsidRPr="00AC791E">
        <w:rPr>
          <w:b/>
          <w:lang w:val="en-US"/>
        </w:rPr>
        <w:t>engine</w:t>
      </w:r>
      <w:r>
        <w:t>, нажмите «</w:t>
      </w:r>
      <w:r w:rsidRPr="00AC791E">
        <w:rPr>
          <w:b/>
          <w:lang w:val="en-US"/>
        </w:rPr>
        <w:t>Create</w:t>
      </w:r>
      <w:r w:rsidRPr="00AC791E">
        <w:rPr>
          <w:b/>
        </w:rPr>
        <w:t xml:space="preserve"> </w:t>
      </w:r>
      <w:r w:rsidRPr="00AC791E">
        <w:rPr>
          <w:b/>
          <w:lang w:val="en-US"/>
        </w:rPr>
        <w:t>secret</w:t>
      </w:r>
      <w:r>
        <w:rPr>
          <w:b/>
        </w:rPr>
        <w:t>»</w:t>
      </w:r>
      <w:r>
        <w:t xml:space="preserve">, для создания секрета настроек приложения </w:t>
      </w:r>
      <w:r>
        <w:rPr>
          <w:lang w:val="en-US"/>
        </w:rPr>
        <w:t>WSS</w:t>
      </w:r>
      <w:r w:rsidRPr="00AC791E">
        <w:t xml:space="preserve"> </w:t>
      </w:r>
      <w:r>
        <w:rPr>
          <w:lang w:val="en-US"/>
        </w:rPr>
        <w:t>Docs</w:t>
      </w:r>
    </w:p>
    <w:p w14:paraId="077329E4" w14:textId="77777777" w:rsidR="00801EE6" w:rsidRPr="00B26368" w:rsidRDefault="00CB7C69" w:rsidP="00801EE6">
      <w:pPr>
        <w:pStyle w:val="ListParagraph"/>
        <w:ind w:left="709"/>
      </w:pPr>
      <w:r>
        <w:rPr>
          <w:noProof/>
          <w:lang w:val="en-US"/>
        </w:rPr>
        <w:drawing>
          <wp:inline distT="0" distB="0" distL="0" distR="0" wp14:anchorId="07732B3A" wp14:editId="07732B3B">
            <wp:extent cx="5067300" cy="1334669"/>
            <wp:effectExtent l="0" t="0" r="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6348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96428" cy="134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9E5" w14:textId="77777777" w:rsidR="00801EE6" w:rsidRDefault="00CB7C69" w:rsidP="000E6A4E">
      <w:pPr>
        <w:pStyle w:val="ListParagraph"/>
        <w:numPr>
          <w:ilvl w:val="0"/>
          <w:numId w:val="30"/>
        </w:numPr>
        <w:ind w:left="709"/>
      </w:pPr>
      <w:r>
        <w:t>П</w:t>
      </w:r>
      <w:r w:rsidR="002404CB">
        <w:t xml:space="preserve">ереключите тумблер </w:t>
      </w:r>
      <w:r w:rsidR="002404CB">
        <w:rPr>
          <w:lang w:val="en-US"/>
        </w:rPr>
        <w:t>JSON</w:t>
      </w:r>
      <w:r w:rsidR="002404CB" w:rsidRPr="002404CB">
        <w:t xml:space="preserve"> </w:t>
      </w:r>
      <w:r w:rsidR="002404CB">
        <w:t xml:space="preserve">во включенное положение и напишите в поле ввода </w:t>
      </w:r>
      <w:r w:rsidR="002404CB">
        <w:rPr>
          <w:b/>
          <w:lang w:val="en-US"/>
        </w:rPr>
        <w:t>Path</w:t>
      </w:r>
      <w:r w:rsidR="002404CB" w:rsidRPr="002404CB">
        <w:rPr>
          <w:b/>
        </w:rPr>
        <w:t xml:space="preserve"> </w:t>
      </w:r>
      <w:r w:rsidR="002404CB">
        <w:rPr>
          <w:b/>
          <w:lang w:val="en-US"/>
        </w:rPr>
        <w:t>for</w:t>
      </w:r>
      <w:r w:rsidR="002404CB" w:rsidRPr="002404CB">
        <w:rPr>
          <w:b/>
        </w:rPr>
        <w:t xml:space="preserve"> </w:t>
      </w:r>
      <w:r w:rsidR="002404CB">
        <w:rPr>
          <w:b/>
          <w:lang w:val="en-US"/>
        </w:rPr>
        <w:t>this</w:t>
      </w:r>
      <w:r w:rsidR="002404CB" w:rsidRPr="002404CB">
        <w:rPr>
          <w:b/>
        </w:rPr>
        <w:t xml:space="preserve"> </w:t>
      </w:r>
      <w:r w:rsidR="002404CB">
        <w:rPr>
          <w:b/>
          <w:lang w:val="en-US"/>
        </w:rPr>
        <w:t>secret</w:t>
      </w:r>
      <w:r w:rsidR="002404CB" w:rsidRPr="002404CB">
        <w:rPr>
          <w:b/>
        </w:rPr>
        <w:t xml:space="preserve"> </w:t>
      </w:r>
      <w:r w:rsidR="002404CB">
        <w:t>– Имя ВМ</w:t>
      </w:r>
      <w:r w:rsidR="002404CB" w:rsidRPr="002404CB">
        <w:t>/</w:t>
      </w:r>
      <w:r w:rsidR="002404CB">
        <w:t xml:space="preserve">сервера который будет подключаться к </w:t>
      </w:r>
      <w:r w:rsidR="002404CB">
        <w:rPr>
          <w:lang w:val="en-US"/>
        </w:rPr>
        <w:t>Vault</w:t>
      </w:r>
    </w:p>
    <w:p w14:paraId="077329E6" w14:textId="77777777" w:rsidR="005049F5" w:rsidRPr="00540E87" w:rsidRDefault="00CB7C69" w:rsidP="005049F5">
      <w:pPr>
        <w:pStyle w:val="ListParagraph"/>
        <w:ind w:left="70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3C" wp14:editId="07732B3D">
                <wp:extent cx="5365915" cy="278295"/>
                <wp:effectExtent l="0" t="0" r="25400" b="26670"/>
                <wp:docPr id="201" name="Надпись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915" cy="2782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9F" w14:textId="77777777" w:rsidR="00E97363" w:rsidRPr="00540E87" w:rsidRDefault="00CB7C69" w:rsidP="00801EE6">
                            <w:pPr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server_app001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3C" id="Надпись 201" o:spid="_x0000_s1095" type="#_x0000_t202" style="width:422.5pt;height:2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" fillcolor="#eeece1 [3214]">
                <v:textbox>
                  <w:txbxContent>
                    <w:p w14:paraId="07732C9F" w14:textId="77777777" w:rsidR="00E97363" w:rsidRPr="00540E87" w:rsidRDefault="00CB7C69" w:rsidP="00801EE6">
                      <w:pPr>
                        <w:rPr>
                          <w:rFonts w:ascii="Courier New" w:hAnsi="Courier New" w:cs="Courier New"/>
                          <w:sz w:val="20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server_app001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E7" w14:textId="77777777" w:rsidR="00801EE6" w:rsidRPr="001571BF" w:rsidRDefault="00CB7C69" w:rsidP="000E6A4E">
      <w:pPr>
        <w:pStyle w:val="ListParagraph"/>
        <w:numPr>
          <w:ilvl w:val="0"/>
          <w:numId w:val="30"/>
        </w:numPr>
        <w:ind w:left="709"/>
      </w:pPr>
      <w:r>
        <w:t xml:space="preserve">В поле </w:t>
      </w:r>
      <w:r>
        <w:rPr>
          <w:b/>
          <w:lang w:val="en-US"/>
        </w:rPr>
        <w:t>Secret</w:t>
      </w:r>
      <w:r w:rsidRPr="005049F5">
        <w:rPr>
          <w:b/>
        </w:rPr>
        <w:t xml:space="preserve"> </w:t>
      </w:r>
      <w:r>
        <w:rPr>
          <w:b/>
          <w:lang w:val="en-US"/>
        </w:rPr>
        <w:t>data</w:t>
      </w:r>
      <w:r>
        <w:rPr>
          <w:b/>
        </w:rPr>
        <w:t xml:space="preserve"> </w:t>
      </w:r>
      <w:r>
        <w:t xml:space="preserve">нужно вставить текст, который сначала необходимо подготовить. Эталонный образец текста вложен в данный документ </w:t>
      </w:r>
      <w:r w:rsidRPr="005049F5">
        <w:rPr>
          <w:b/>
          <w:lang w:val="en-US"/>
        </w:rPr>
        <w:t>wss</w:t>
      </w:r>
      <w:r w:rsidRPr="005049F5">
        <w:rPr>
          <w:b/>
        </w:rPr>
        <w:t>_</w:t>
      </w:r>
      <w:r w:rsidRPr="005049F5">
        <w:rPr>
          <w:b/>
          <w:lang w:val="en-US"/>
        </w:rPr>
        <w:t>docs</w:t>
      </w:r>
      <w:r w:rsidRPr="005049F5">
        <w:rPr>
          <w:b/>
        </w:rPr>
        <w:t>_</w:t>
      </w:r>
      <w:r w:rsidRPr="005049F5">
        <w:rPr>
          <w:b/>
          <w:lang w:val="en-US"/>
        </w:rPr>
        <w:t>secret</w:t>
      </w:r>
      <w:r w:rsidRPr="005049F5">
        <w:rPr>
          <w:b/>
        </w:rPr>
        <w:t>_</w:t>
      </w:r>
      <w:r w:rsidRPr="005049F5">
        <w:rPr>
          <w:b/>
          <w:lang w:val="en-US"/>
        </w:rPr>
        <w:t>data</w:t>
      </w:r>
      <w:r w:rsidR="001571BF" w:rsidRPr="001571BF">
        <w:rPr>
          <w:b/>
        </w:rPr>
        <w:t>.</w:t>
      </w:r>
      <w:r w:rsidR="001571BF">
        <w:rPr>
          <w:b/>
          <w:lang w:val="en-US"/>
        </w:rPr>
        <w:t>json</w:t>
      </w:r>
    </w:p>
    <w:p w14:paraId="077329E8" w14:textId="77777777" w:rsidR="001571BF" w:rsidRDefault="00CB7C69" w:rsidP="001571BF">
      <w:pPr>
        <w:pStyle w:val="ListParagraph"/>
        <w:ind w:left="709"/>
      </w:pPr>
      <w:r>
        <w:object w:dxaOrig="1545" w:dyaOrig="1005" w14:anchorId="07732B3E">
          <v:shape id="_x0000_i1031" type="#_x0000_t75" style="width:77.25pt;height:50.25pt" o:ole="" o:oleicon="t">
            <v:imagedata r:id="rId70" o:title=""/>
          </v:shape>
          <o:OLEObject Type="Embed" ProgID="Package" ShapeID="_x0000_i1031" DrawAspect="Icon" ObjectID="_1794312013" r:id="rId71"/>
        </w:object>
      </w:r>
    </w:p>
    <w:p w14:paraId="077329E9" w14:textId="77777777" w:rsidR="001571BF" w:rsidRDefault="00CB7C69" w:rsidP="001571BF">
      <w:pPr>
        <w:pStyle w:val="ListParagraph"/>
        <w:ind w:left="709"/>
      </w:pPr>
      <w:r>
        <w:t xml:space="preserve">Отредактировать данный файл, необходимо в соответствии с описанием ниже, исходя из настроек необходимых Вам. Важные и основные разделы, будут помечены </w:t>
      </w:r>
      <w:r w:rsidRPr="001571BF">
        <w:rPr>
          <w:highlight w:val="yellow"/>
        </w:rPr>
        <w:t>желтым</w:t>
      </w:r>
      <w:r>
        <w:t>.</w:t>
      </w:r>
    </w:p>
    <w:p w14:paraId="077329EA" w14:textId="77777777" w:rsidR="001571BF" w:rsidRPr="001571BF" w:rsidRDefault="00CB7C69" w:rsidP="000E6A4E">
      <w:pPr>
        <w:pStyle w:val="ListParagraph"/>
        <w:numPr>
          <w:ilvl w:val="0"/>
          <w:numId w:val="31"/>
        </w:numPr>
      </w:pPr>
      <w:r>
        <w:rPr>
          <w:lang w:val="en-US"/>
        </w:rPr>
        <w:t>MailSenderConfig:SMTPSettings</w:t>
      </w:r>
    </w:p>
    <w:p w14:paraId="077329EB" w14:textId="77777777" w:rsidR="001571BF" w:rsidRPr="001571BF" w:rsidRDefault="00CB7C69" w:rsidP="001571BF">
      <w:pPr>
        <w:pStyle w:val="ListParagraph"/>
        <w:ind w:left="1429"/>
      </w:pPr>
      <w:r>
        <w:t xml:space="preserve">Массив настроек подключения к серверу отправки уведомлений </w:t>
      </w:r>
      <w:r>
        <w:rPr>
          <w:lang w:val="en-US"/>
        </w:rPr>
        <w:t>WSS</w:t>
      </w:r>
      <w:r w:rsidRPr="001571BF">
        <w:t xml:space="preserve"> </w:t>
      </w:r>
      <w:r>
        <w:rPr>
          <w:lang w:val="en-US"/>
        </w:rPr>
        <w:t>Docs</w:t>
      </w:r>
    </w:p>
    <w:p w14:paraId="077329EC" w14:textId="77777777" w:rsidR="001571BF" w:rsidRPr="001571BF" w:rsidRDefault="00CB7C69" w:rsidP="001571BF">
      <w:pPr>
        <w:pStyle w:val="ListParagraph"/>
        <w:ind w:left="142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3F" wp14:editId="07732B40">
                <wp:extent cx="4908550" cy="1876425"/>
                <wp:effectExtent l="0" t="0" r="25400" b="28575"/>
                <wp:docPr id="203" name="Надпись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0" cy="18764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A0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[{</w:t>
                            </w:r>
                          </w:p>
                          <w:p w14:paraId="07732CA1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"CacheAuthType": "Login",</w:t>
                            </w:r>
                          </w:p>
                          <w:p w14:paraId="07732CA2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"EnableSSL": "true",</w:t>
                            </w:r>
                          </w:p>
                          <w:p w14:paraId="07732CA3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"From": "sender@company.ru",</w:t>
                            </w:r>
                          </w:p>
                          <w:p w14:paraId="07732CA4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"Key": "Default",</w:t>
                            </w:r>
                          </w:p>
                          <w:p w14:paraId="07732CA5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"Login": "domain\\login",</w:t>
                            </w:r>
                          </w:p>
                          <w:p w14:paraId="07732CA6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"Password": "password",</w:t>
                            </w:r>
                          </w:p>
                          <w:p w14:paraId="07732CA7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"Port": "25",</w:t>
                            </w:r>
                          </w:p>
                          <w:p w14:paraId="07732CA8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"Server": "smtpserver.domain.loc",</w:t>
                            </w:r>
                          </w:p>
                          <w:p w14:paraId="07732CA9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"TestMailForTestDocs": "testmail@company.ru",</w:t>
                            </w:r>
                          </w:p>
                          <w:p w14:paraId="07732CAA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"UserCredentialCache": "true"</w:t>
                            </w:r>
                          </w:p>
                          <w:p w14:paraId="07732CAB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}</w:t>
                            </w: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3F" id="Надпись 203" o:spid="_x0000_s1096" type="#_x0000_t202" style="width:386.5pt;height:14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" fillcolor="#eeece1 [3214]">
                <v:textbox>
                  <w:txbxContent>
                    <w:p w14:paraId="07732CA0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[{</w:t>
                      </w:r>
                    </w:p>
                    <w:p w14:paraId="07732CA1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    "CacheAuthType": "Login",</w:t>
                      </w:r>
                    </w:p>
                    <w:p w14:paraId="07732CA2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    "EnableSSL": "true",</w:t>
                      </w:r>
                    </w:p>
                    <w:p w14:paraId="07732CA3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    "From": "sender@company.ru",</w:t>
                      </w:r>
                    </w:p>
                    <w:p w14:paraId="07732CA4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    "Key": "Default",</w:t>
                      </w:r>
                    </w:p>
                    <w:p w14:paraId="07732CA5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    "Login": "domain\\login",</w:t>
                      </w:r>
                    </w:p>
                    <w:p w14:paraId="07732CA6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    "Password": "password",</w:t>
                      </w:r>
                    </w:p>
                    <w:p w14:paraId="07732CA7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    "Port": "25",</w:t>
                      </w:r>
                    </w:p>
                    <w:p w14:paraId="07732CA8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    "Server": "smtpserver.domain.loc",</w:t>
                      </w:r>
                    </w:p>
                    <w:p w14:paraId="07732CA9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    "TestMailForTestDocs": "testmail@company.ru",</w:t>
                      </w:r>
                    </w:p>
                    <w:p w14:paraId="07732CAA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    "UserCredentialCache": "true"</w:t>
                      </w:r>
                    </w:p>
                    <w:p w14:paraId="07732CAB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}</w:t>
                      </w:r>
                      <w:r w:rsidRPr="001571B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ED" w14:textId="77777777" w:rsidR="001571BF" w:rsidRPr="001571BF" w:rsidRDefault="00CB7C69" w:rsidP="000E6A4E">
      <w:pPr>
        <w:pStyle w:val="ListParagraph"/>
        <w:numPr>
          <w:ilvl w:val="0"/>
          <w:numId w:val="31"/>
        </w:numPr>
      </w:pPr>
      <w:r>
        <w:rPr>
          <w:lang w:val="en-US"/>
        </w:rPr>
        <w:t>OpenFileSettings</w:t>
      </w:r>
    </w:p>
    <w:p w14:paraId="077329EE" w14:textId="77777777" w:rsidR="001571BF" w:rsidRDefault="00CB7C69" w:rsidP="001571BF">
      <w:pPr>
        <w:pStyle w:val="ListParagraph"/>
        <w:ind w:left="1429"/>
      </w:pPr>
      <w:r>
        <w:t>Параметры открытия файлов</w:t>
      </w:r>
    </w:p>
    <w:p w14:paraId="077329EF" w14:textId="77777777" w:rsidR="001571BF" w:rsidRPr="001571BF" w:rsidRDefault="00CB7C69" w:rsidP="001571BF">
      <w:pPr>
        <w:pStyle w:val="ListParagraph"/>
        <w:ind w:left="142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41" wp14:editId="07732B42">
                <wp:extent cx="4908550" cy="933450"/>
                <wp:effectExtent l="0" t="0" r="25400" b="19050"/>
                <wp:docPr id="205" name="Надпись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0" cy="9334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AC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07732CAD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"LockTimeOut": "15",</w:t>
                            </w:r>
                          </w:p>
                          <w:p w14:paraId="07732CAE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"OnlyOffice": "true",</w:t>
                            </w:r>
                          </w:p>
                          <w:p w14:paraId="07732CAF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"OpenMode": "WebDAV"</w:t>
                            </w:r>
                          </w:p>
                          <w:p w14:paraId="07732CB0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41" id="Надпись 205" o:spid="_x0000_s1097" type="#_x0000_t202" style="width:386.5pt;height: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" fillcolor="#eeece1 [3214]">
                <v:textbox>
                  <w:txbxContent>
                    <w:p w14:paraId="07732CAC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{</w:t>
                      </w:r>
                    </w:p>
                    <w:p w14:paraId="07732CAD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"LockTimeOut": "15",</w:t>
                      </w:r>
                    </w:p>
                    <w:p w14:paraId="07732CAE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"OnlyOffice": "true",</w:t>
                      </w:r>
                    </w:p>
                    <w:p w14:paraId="07732CAF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"OpenMode": "WebDAV"</w:t>
                      </w:r>
                    </w:p>
                    <w:p w14:paraId="07732CB0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F0" w14:textId="77777777" w:rsidR="001571BF" w:rsidRPr="00E53FE3" w:rsidRDefault="00CB7C69" w:rsidP="000E6A4E">
      <w:pPr>
        <w:pStyle w:val="ListParagraph"/>
        <w:numPr>
          <w:ilvl w:val="0"/>
          <w:numId w:val="31"/>
        </w:numPr>
      </w:pPr>
      <w:r w:rsidRPr="00E53FE3">
        <w:rPr>
          <w:lang w:val="en-US"/>
        </w:rPr>
        <w:t>RootConfig:DatabaseServerType</w:t>
      </w:r>
    </w:p>
    <w:p w14:paraId="077329F1" w14:textId="77777777" w:rsidR="001571BF" w:rsidRDefault="00CB7C69" w:rsidP="001571BF">
      <w:pPr>
        <w:pStyle w:val="ListParagraph"/>
        <w:ind w:left="1429"/>
      </w:pPr>
      <w:r>
        <w:t xml:space="preserve">Тип сервера баз данных, возможные значения: </w:t>
      </w:r>
      <w:r>
        <w:rPr>
          <w:lang w:val="en-US"/>
        </w:rPr>
        <w:t>MSSQLServer</w:t>
      </w:r>
      <w:r w:rsidRPr="001571BF">
        <w:t xml:space="preserve">, </w:t>
      </w:r>
      <w:r>
        <w:rPr>
          <w:lang w:val="en-US"/>
        </w:rPr>
        <w:t>PostgreSQL</w:t>
      </w:r>
    </w:p>
    <w:p w14:paraId="077329F2" w14:textId="77777777" w:rsidR="001571BF" w:rsidRPr="001571BF" w:rsidRDefault="00CB7C69" w:rsidP="001571BF">
      <w:pPr>
        <w:pStyle w:val="ListParagraph"/>
        <w:ind w:left="142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43" wp14:editId="07732B44">
                <wp:extent cx="4908550" cy="285750"/>
                <wp:effectExtent l="0" t="0" r="25400" b="19050"/>
                <wp:docPr id="211" name="Надпись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0" cy="28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B1" w14:textId="77777777" w:rsidR="00E97363" w:rsidRPr="001571BF" w:rsidRDefault="00CB7C69" w:rsidP="001571BF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E53FE3">
                              <w:rPr>
                                <w:rStyle w:val="HTMLCode"/>
                                <w:rFonts w:eastAsiaTheme="majorEastAsia"/>
                                <w:szCs w:val="18"/>
                                <w:highlight w:val="yellow"/>
                                <w:lang w:val="en-US"/>
                              </w:rPr>
                              <w:t>PostgreSQL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43" id="Надпись 211" o:spid="_x0000_s1098" type="#_x0000_t202" style="width:386.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" fillcolor="#eeece1 [3214]">
                <v:textbox>
                  <w:txbxContent>
                    <w:p w14:paraId="07732CB1" w14:textId="77777777" w:rsidR="00E97363" w:rsidRPr="001571BF" w:rsidRDefault="00CB7C69" w:rsidP="001571BF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E53FE3">
                        <w:rPr>
                          <w:rStyle w:val="HTML2"/>
                          <w:rFonts w:eastAsiaTheme="majorEastAsia"/>
                          <w:szCs w:val="18"/>
                          <w:highlight w:val="yellow"/>
                          <w:lang w:val="en-US"/>
                        </w:rPr>
                        <w:t>PostgreSQL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F3" w14:textId="77777777" w:rsidR="001571BF" w:rsidRPr="00481805" w:rsidRDefault="00CB7C69" w:rsidP="000E6A4E">
      <w:pPr>
        <w:pStyle w:val="ListParagraph"/>
        <w:numPr>
          <w:ilvl w:val="0"/>
          <w:numId w:val="31"/>
        </w:numPr>
      </w:pPr>
      <w:r>
        <w:rPr>
          <w:lang w:val="en-US"/>
        </w:rPr>
        <w:lastRenderedPageBreak/>
        <w:t>RootConfig:ConfigDatabaseConnection</w:t>
      </w:r>
    </w:p>
    <w:p w14:paraId="077329F4" w14:textId="77777777" w:rsidR="00481805" w:rsidRPr="00B1387B" w:rsidRDefault="00CB7C69" w:rsidP="00481805">
      <w:pPr>
        <w:pStyle w:val="ListParagraph"/>
        <w:ind w:left="1429"/>
      </w:pPr>
      <w:r>
        <w:t>Строка подключения к базе данных</w:t>
      </w:r>
      <w:r w:rsidR="00B1387B">
        <w:t xml:space="preserve">, настроенной в пункте </w:t>
      </w:r>
      <w:hyperlink w:anchor="_Настройка_сервера_базы" w:history="1">
        <w:r w:rsidR="00B1387B" w:rsidRPr="00B1387B">
          <w:rPr>
            <w:rStyle w:val="Hyperlink"/>
          </w:rPr>
          <w:t>3 Настройка сервера базы данных</w:t>
        </w:r>
      </w:hyperlink>
      <w:r w:rsidR="00B1387B">
        <w:t xml:space="preserve">. </w:t>
      </w:r>
    </w:p>
    <w:p w14:paraId="077329F5" w14:textId="77777777" w:rsidR="00F80E85" w:rsidRDefault="00CB7C69" w:rsidP="00481805">
      <w:pPr>
        <w:pStyle w:val="ListParagraph"/>
        <w:ind w:left="1429"/>
      </w:pPr>
      <w:r>
        <w:t>Нужно указать следующие значения:</w:t>
      </w:r>
    </w:p>
    <w:p w14:paraId="077329F6" w14:textId="77777777" w:rsidR="00B1387B" w:rsidRPr="00B1387B" w:rsidRDefault="00CB7C69" w:rsidP="000E6A4E">
      <w:pPr>
        <w:pStyle w:val="ListParagraph"/>
        <w:numPr>
          <w:ilvl w:val="0"/>
          <w:numId w:val="32"/>
        </w:numPr>
        <w:rPr>
          <w:highlight w:val="yellow"/>
          <w:lang w:val="en-US"/>
        </w:rPr>
      </w:pPr>
      <w:r w:rsidRPr="00B1387B">
        <w:rPr>
          <w:highlight w:val="yellow"/>
          <w:lang w:val="en-US"/>
        </w:rPr>
        <w:t xml:space="preserve">Host – FQDN </w:t>
      </w:r>
      <w:r>
        <w:rPr>
          <w:highlight w:val="yellow"/>
        </w:rPr>
        <w:t>адрес сервера</w:t>
      </w:r>
    </w:p>
    <w:p w14:paraId="077329F7" w14:textId="77777777" w:rsidR="00B1387B" w:rsidRPr="00B1387B" w:rsidRDefault="00CB7C69" w:rsidP="000E6A4E">
      <w:pPr>
        <w:pStyle w:val="ListParagraph"/>
        <w:numPr>
          <w:ilvl w:val="0"/>
          <w:numId w:val="32"/>
        </w:numPr>
        <w:rPr>
          <w:highlight w:val="yellow"/>
          <w:lang w:val="en-US"/>
        </w:rPr>
      </w:pPr>
      <w:r w:rsidRPr="00B1387B">
        <w:rPr>
          <w:highlight w:val="yellow"/>
          <w:lang w:val="en-US"/>
        </w:rPr>
        <w:t xml:space="preserve">Port – </w:t>
      </w:r>
      <w:r w:rsidRPr="00B1387B">
        <w:rPr>
          <w:highlight w:val="yellow"/>
        </w:rPr>
        <w:t xml:space="preserve">порт </w:t>
      </w:r>
      <w:r>
        <w:rPr>
          <w:highlight w:val="yellow"/>
        </w:rPr>
        <w:t>прослушивания</w:t>
      </w:r>
    </w:p>
    <w:p w14:paraId="077329F8" w14:textId="77777777" w:rsidR="00B1387B" w:rsidRPr="00B1387B" w:rsidRDefault="00CB7C69" w:rsidP="000E6A4E">
      <w:pPr>
        <w:pStyle w:val="ListParagraph"/>
        <w:numPr>
          <w:ilvl w:val="0"/>
          <w:numId w:val="32"/>
        </w:numPr>
        <w:rPr>
          <w:highlight w:val="yellow"/>
          <w:lang w:val="en-US"/>
        </w:rPr>
      </w:pPr>
      <w:r w:rsidRPr="00B1387B">
        <w:rPr>
          <w:highlight w:val="yellow"/>
          <w:lang w:val="en-US"/>
        </w:rPr>
        <w:t xml:space="preserve">User Id – </w:t>
      </w:r>
      <w:r w:rsidRPr="00B1387B">
        <w:rPr>
          <w:highlight w:val="yellow"/>
        </w:rPr>
        <w:t>Имя пользователя</w:t>
      </w:r>
    </w:p>
    <w:p w14:paraId="077329F9" w14:textId="77777777" w:rsidR="00B1387B" w:rsidRPr="00B1387B" w:rsidRDefault="00CB7C69" w:rsidP="000E6A4E">
      <w:pPr>
        <w:pStyle w:val="ListParagraph"/>
        <w:numPr>
          <w:ilvl w:val="0"/>
          <w:numId w:val="32"/>
        </w:numPr>
        <w:rPr>
          <w:highlight w:val="yellow"/>
          <w:lang w:val="en-US"/>
        </w:rPr>
      </w:pPr>
      <w:r w:rsidRPr="00B1387B">
        <w:rPr>
          <w:highlight w:val="yellow"/>
          <w:lang w:val="en-US"/>
        </w:rPr>
        <w:t xml:space="preserve">Password – </w:t>
      </w:r>
      <w:r w:rsidRPr="00B1387B">
        <w:rPr>
          <w:highlight w:val="yellow"/>
        </w:rPr>
        <w:t>пароль пользователя</w:t>
      </w:r>
    </w:p>
    <w:p w14:paraId="077329FA" w14:textId="77777777" w:rsidR="00B1387B" w:rsidRPr="00B1387B" w:rsidRDefault="00CB7C69" w:rsidP="00B1387B">
      <w:pPr>
        <w:ind w:left="1418"/>
        <w:rPr>
          <w:highlight w:val="yellow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45" wp14:editId="07732B46">
                <wp:extent cx="4908550" cy="714375"/>
                <wp:effectExtent l="0" t="0" r="25400" b="28575"/>
                <wp:docPr id="212" name="Надпись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0" cy="7143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B2" w14:textId="77777777" w:rsidR="00E97363" w:rsidRPr="001571BF" w:rsidRDefault="00CB7C69" w:rsidP="00B1387B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B1387B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Host=change_me_database_server.domain.loc;Port=5432;Database=DBF_Content;User Id=change_me_username;Password=change_me_password;Include Error Detail=true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45" id="Надпись 212" o:spid="_x0000_s1099" type="#_x0000_t202" style="width:386.5pt;height:5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" fillcolor="#eeece1 [3214]">
                <v:textbox>
                  <w:txbxContent>
                    <w:p w14:paraId="07732CB2" w14:textId="77777777" w:rsidR="00E97363" w:rsidRPr="001571BF" w:rsidRDefault="00CB7C69" w:rsidP="00B1387B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B1387B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Host=change_me_database_server.domain.loc;Port=5432;Database=DBF_Content;User Id=change_me_username;Password=change_me_password;Include Error Detail=true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FB" w14:textId="77777777" w:rsidR="00481805" w:rsidRPr="00B1387B" w:rsidRDefault="00CB7C69" w:rsidP="000E6A4E">
      <w:pPr>
        <w:pStyle w:val="ListParagraph"/>
        <w:numPr>
          <w:ilvl w:val="0"/>
          <w:numId w:val="31"/>
        </w:numPr>
      </w:pPr>
      <w:r>
        <w:rPr>
          <w:lang w:val="en-US"/>
        </w:rPr>
        <w:t>RootConfig:SystemUserIdentifiers</w:t>
      </w:r>
    </w:p>
    <w:p w14:paraId="077329FC" w14:textId="77777777" w:rsidR="00B1387B" w:rsidRPr="00693C8B" w:rsidRDefault="00CB7C69" w:rsidP="00B1387B">
      <w:pPr>
        <w:pStyle w:val="ListParagraph"/>
        <w:ind w:left="1429"/>
      </w:pPr>
      <w:r>
        <w:t xml:space="preserve">Массив идентификаторов </w:t>
      </w:r>
      <w:r>
        <w:rPr>
          <w:lang w:val="en-US"/>
        </w:rPr>
        <w:t>OpenID</w:t>
      </w:r>
      <w:r>
        <w:t xml:space="preserve"> для учетных записей </w:t>
      </w:r>
      <w:r>
        <w:rPr>
          <w:lang w:val="en-US"/>
        </w:rPr>
        <w:t>Keycloak</w:t>
      </w:r>
      <w:r>
        <w:t xml:space="preserve">, которые будут обозначаться системой </w:t>
      </w:r>
      <w:r>
        <w:rPr>
          <w:lang w:val="en-US"/>
        </w:rPr>
        <w:t>WSS</w:t>
      </w:r>
      <w:r w:rsidRPr="00B1387B">
        <w:t xml:space="preserve"> </w:t>
      </w:r>
      <w:r>
        <w:rPr>
          <w:lang w:val="en-US"/>
        </w:rPr>
        <w:t>Docs</w:t>
      </w:r>
      <w:r>
        <w:t xml:space="preserve"> как «системная учетная запись»</w:t>
      </w:r>
      <w:r w:rsidR="00E0695E">
        <w:t xml:space="preserve">, </w:t>
      </w:r>
      <w:r w:rsidR="00E0695E">
        <w:rPr>
          <w:lang w:val="en-US"/>
        </w:rPr>
        <w:t>OpenID</w:t>
      </w:r>
      <w:r w:rsidR="00E0695E" w:rsidRPr="00E0695E">
        <w:t xml:space="preserve"> </w:t>
      </w:r>
      <w:r w:rsidR="00E0695E">
        <w:t xml:space="preserve">можно берется из пункта </w:t>
      </w:r>
      <w:hyperlink w:anchor="_Создание_учетной_записи" w:history="1">
        <w:r w:rsidR="00693C8B" w:rsidRPr="00E837B5">
          <w:rPr>
            <w:rStyle w:val="Hyperlink"/>
          </w:rPr>
          <w:t>Создание учетной записи для входа в приложение WSSDocs5</w:t>
        </w:r>
      </w:hyperlink>
      <w:r w:rsidR="00693C8B">
        <w:rPr>
          <w:rStyle w:val="Hyperlink"/>
        </w:rPr>
        <w:t xml:space="preserve"> </w:t>
      </w:r>
      <w:r w:rsidR="00693C8B">
        <w:rPr>
          <w:rStyle w:val="Hyperlink"/>
          <w:color w:val="auto"/>
          <w:u w:val="none"/>
        </w:rPr>
        <w:t>под пункт 3.</w:t>
      </w:r>
    </w:p>
    <w:p w14:paraId="077329FD" w14:textId="77777777" w:rsidR="00B1387B" w:rsidRDefault="00CB7C69" w:rsidP="00B1387B">
      <w:pPr>
        <w:pStyle w:val="ListParagraph"/>
        <w:ind w:left="142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47" wp14:editId="07732B48">
                <wp:extent cx="4908550" cy="285750"/>
                <wp:effectExtent l="0" t="0" r="25400" b="19050"/>
                <wp:docPr id="213" name="Надпись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0" cy="28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B3" w14:textId="77777777" w:rsidR="00E97363" w:rsidRPr="001571BF" w:rsidRDefault="00CB7C69" w:rsidP="00B1387B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B1387B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["</w:t>
                            </w:r>
                            <w:r w:rsidRPr="00B1387B">
                              <w:rPr>
                                <w:rStyle w:val="HTMLCode"/>
                                <w:rFonts w:eastAsiaTheme="majorEastAsia"/>
                                <w:szCs w:val="18"/>
                                <w:highlight w:val="yellow"/>
                                <w:lang w:val="en-US"/>
                              </w:rPr>
                              <w:t>00000000-0000-0000-0000-000000000001</w:t>
                            </w:r>
                            <w:r w:rsidRPr="00B1387B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"]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47" id="Надпись 213" o:spid="_x0000_s1100" type="#_x0000_t202" style="width:386.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" fillcolor="#eeece1 [3214]">
                <v:textbox>
                  <w:txbxContent>
                    <w:p w14:paraId="07732CB3" w14:textId="77777777" w:rsidR="00E97363" w:rsidRPr="001571BF" w:rsidRDefault="00CB7C69" w:rsidP="00B1387B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B1387B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["</w:t>
                      </w:r>
                      <w:r w:rsidRPr="00B1387B">
                        <w:rPr>
                          <w:rStyle w:val="HTML2"/>
                          <w:rFonts w:eastAsiaTheme="majorEastAsia"/>
                          <w:szCs w:val="18"/>
                          <w:highlight w:val="yellow"/>
                          <w:lang w:val="en-US"/>
                        </w:rPr>
                        <w:t>00000000-0000-0000-0000-000000000001</w:t>
                      </w:r>
                      <w:r w:rsidRPr="00B1387B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"]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9FE" w14:textId="77777777" w:rsidR="002879D2" w:rsidRDefault="00CB7C69" w:rsidP="00B1387B">
      <w:pPr>
        <w:pStyle w:val="ListParagraph"/>
        <w:ind w:left="1429"/>
      </w:pPr>
      <w:r w:rsidRPr="002879D2">
        <w:rPr>
          <w:b/>
        </w:rPr>
        <w:t>Примечание:</w:t>
      </w:r>
      <w:r w:rsidRPr="002879D2">
        <w:t xml:space="preserve"> </w:t>
      </w:r>
      <w:r>
        <w:t xml:space="preserve">Простой способ установки идентификатора пользователя(ей) системной учетной записи доступен после развёртывания веб-приложения </w:t>
      </w:r>
      <w:r>
        <w:rPr>
          <w:lang w:val="en-US"/>
        </w:rPr>
        <w:t>WSS</w:t>
      </w:r>
      <w:r w:rsidRPr="002879D2">
        <w:t xml:space="preserve"> </w:t>
      </w:r>
      <w:r>
        <w:rPr>
          <w:lang w:val="en-US"/>
        </w:rPr>
        <w:t>Docs</w:t>
      </w:r>
      <w:r w:rsidRPr="002879D2">
        <w:t>.</w:t>
      </w:r>
    </w:p>
    <w:p w14:paraId="077329FF" w14:textId="77777777" w:rsidR="002879D2" w:rsidRDefault="002879D2" w:rsidP="00B1387B">
      <w:pPr>
        <w:pStyle w:val="ListParagraph"/>
        <w:ind w:left="1429"/>
      </w:pPr>
    </w:p>
    <w:p w14:paraId="07732A00" w14:textId="77777777" w:rsidR="002879D2" w:rsidRPr="002879D2" w:rsidRDefault="002879D2" w:rsidP="00B1387B">
      <w:pPr>
        <w:pStyle w:val="ListParagraph"/>
        <w:ind w:left="1429"/>
      </w:pPr>
    </w:p>
    <w:p w14:paraId="07732A01" w14:textId="77777777" w:rsidR="00481805" w:rsidRPr="00B1387B" w:rsidRDefault="00CB7C69" w:rsidP="000E6A4E">
      <w:pPr>
        <w:pStyle w:val="ListParagraph"/>
        <w:numPr>
          <w:ilvl w:val="0"/>
          <w:numId w:val="31"/>
        </w:numPr>
      </w:pPr>
      <w:r>
        <w:rPr>
          <w:lang w:val="en-US"/>
        </w:rPr>
        <w:t>ServiceAccountsConfig:VaultPath</w:t>
      </w:r>
    </w:p>
    <w:p w14:paraId="07732A02" w14:textId="77777777" w:rsidR="00B1387B" w:rsidRDefault="00CB7C69" w:rsidP="00B1387B">
      <w:pPr>
        <w:pStyle w:val="ListParagraph"/>
        <w:ind w:left="1429"/>
      </w:pPr>
      <w:r>
        <w:t xml:space="preserve">Путь ключа секретов </w:t>
      </w:r>
      <w:r>
        <w:rPr>
          <w:lang w:val="en-US"/>
        </w:rPr>
        <w:t>Vault</w:t>
      </w:r>
      <w:r w:rsidRPr="00B1387B">
        <w:t xml:space="preserve"> </w:t>
      </w:r>
      <w:r>
        <w:t>по которому сохраняются логины и пароли от сервисных учетных записей</w:t>
      </w:r>
    </w:p>
    <w:p w14:paraId="07732A03" w14:textId="77777777" w:rsidR="00B1387B" w:rsidRPr="00B1387B" w:rsidRDefault="00CB7C69" w:rsidP="00B1387B">
      <w:pPr>
        <w:pStyle w:val="ListParagraph"/>
        <w:ind w:left="142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49" wp14:editId="07732B4A">
                <wp:extent cx="4908550" cy="285750"/>
                <wp:effectExtent l="0" t="0" r="25400" b="19050"/>
                <wp:docPr id="214" name="Надпись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0" cy="28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B4" w14:textId="77777777" w:rsidR="00E97363" w:rsidRPr="001571BF" w:rsidRDefault="00CB7C69" w:rsidP="00B1387B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/common/ServiceAccounts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49" id="Надпись 214" o:spid="_x0000_s1101" type="#_x0000_t202" style="width:386.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" fillcolor="#eeece1 [3214]">
                <v:textbox>
                  <w:txbxContent>
                    <w:p w14:paraId="07732CB4" w14:textId="77777777" w:rsidR="00E97363" w:rsidRPr="001571BF" w:rsidRDefault="00CB7C69" w:rsidP="00B1387B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/common/ServiceAccounts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04" w14:textId="77777777" w:rsidR="00B1387B" w:rsidRPr="00B1387B" w:rsidRDefault="00CB7C69" w:rsidP="000E6A4E">
      <w:pPr>
        <w:pStyle w:val="ListParagraph"/>
        <w:numPr>
          <w:ilvl w:val="0"/>
          <w:numId w:val="31"/>
        </w:numPr>
      </w:pPr>
      <w:r>
        <w:rPr>
          <w:lang w:val="en-US"/>
        </w:rPr>
        <w:t>StorageConfig:Service</w:t>
      </w:r>
    </w:p>
    <w:p w14:paraId="07732A05" w14:textId="77777777" w:rsidR="00B1387B" w:rsidRDefault="00CB7C69" w:rsidP="00B1387B">
      <w:pPr>
        <w:pStyle w:val="ListParagraph"/>
        <w:ind w:left="1429"/>
      </w:pPr>
      <w:r>
        <w:t xml:space="preserve">Адрес сервиса </w:t>
      </w:r>
      <w:r>
        <w:rPr>
          <w:lang w:val="en-US"/>
        </w:rPr>
        <w:t>WSS</w:t>
      </w:r>
      <w:r w:rsidRPr="00B1387B">
        <w:t xml:space="preserve"> </w:t>
      </w:r>
      <w:r>
        <w:rPr>
          <w:lang w:val="en-US"/>
        </w:rPr>
        <w:t>Storage</w:t>
      </w:r>
      <w:r w:rsidRPr="00B1387B">
        <w:t xml:space="preserve"> </w:t>
      </w:r>
      <w:r>
        <w:t>который используется для хранения файлов</w:t>
      </w:r>
    </w:p>
    <w:p w14:paraId="07732A06" w14:textId="77777777" w:rsidR="00B1387B" w:rsidRPr="001571BF" w:rsidRDefault="00CB7C69" w:rsidP="002879D2">
      <w:pPr>
        <w:pStyle w:val="ListParagraph"/>
        <w:ind w:left="142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4B" wp14:editId="07732B4C">
                <wp:extent cx="4908550" cy="276225"/>
                <wp:effectExtent l="0" t="0" r="25400" b="28575"/>
                <wp:docPr id="215" name="Надпись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0" cy="2762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B5" w14:textId="77777777" w:rsidR="00E97363" w:rsidRPr="001571BF" w:rsidRDefault="00CB7C69" w:rsidP="00B1387B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2879D2">
                              <w:rPr>
                                <w:rStyle w:val="HTMLCode"/>
                                <w:rFonts w:eastAsiaTheme="majorEastAsia"/>
                                <w:szCs w:val="18"/>
                                <w:highlight w:val="yellow"/>
                                <w:lang w:val="en-US"/>
                              </w:rPr>
                              <w:t>http://change_me_to_storage:7000/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4B" id="Надпись 215" o:spid="_x0000_s1102" type="#_x0000_t202" style="width:386.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" fillcolor="#eeece1 [3214]">
                <v:textbox>
                  <w:txbxContent>
                    <w:p w14:paraId="07732CB5" w14:textId="77777777" w:rsidR="00E97363" w:rsidRPr="001571BF" w:rsidRDefault="00CB7C69" w:rsidP="00B1387B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2879D2">
                        <w:rPr>
                          <w:rStyle w:val="HTML2"/>
                          <w:rFonts w:eastAsiaTheme="majorEastAsia"/>
                          <w:szCs w:val="18"/>
                          <w:highlight w:val="yellow"/>
                          <w:lang w:val="en-US"/>
                        </w:rPr>
                        <w:t>http://change_me_to_storage:7000/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07" w14:textId="77777777" w:rsidR="001571BF" w:rsidRDefault="00CB7C69" w:rsidP="000E6A4E">
      <w:pPr>
        <w:pStyle w:val="ListParagraph"/>
        <w:numPr>
          <w:ilvl w:val="0"/>
          <w:numId w:val="30"/>
        </w:numPr>
        <w:ind w:left="709"/>
      </w:pPr>
      <w:r>
        <w:t xml:space="preserve">После редактирования файла </w:t>
      </w:r>
      <w:r w:rsidRPr="00CD6D49">
        <w:rPr>
          <w:b/>
          <w:lang w:val="en-US"/>
        </w:rPr>
        <w:t>wss</w:t>
      </w:r>
      <w:r w:rsidRPr="00CD6D49">
        <w:rPr>
          <w:b/>
        </w:rPr>
        <w:t>_</w:t>
      </w:r>
      <w:r w:rsidRPr="00CD6D49">
        <w:rPr>
          <w:b/>
          <w:lang w:val="en-US"/>
        </w:rPr>
        <w:t>docs</w:t>
      </w:r>
      <w:r w:rsidRPr="00CD6D49">
        <w:rPr>
          <w:b/>
        </w:rPr>
        <w:t>_</w:t>
      </w:r>
      <w:r w:rsidRPr="00CD6D49">
        <w:rPr>
          <w:b/>
          <w:lang w:val="en-US"/>
        </w:rPr>
        <w:t>secret</w:t>
      </w:r>
      <w:r w:rsidRPr="00CD6D49">
        <w:rPr>
          <w:b/>
        </w:rPr>
        <w:t>_</w:t>
      </w:r>
      <w:r w:rsidRPr="00CD6D49">
        <w:rPr>
          <w:b/>
          <w:lang w:val="en-US"/>
        </w:rPr>
        <w:t>data</w:t>
      </w:r>
      <w:r>
        <w:t xml:space="preserve"> и вставки текста из файла в поле ввода </w:t>
      </w:r>
      <w:r>
        <w:rPr>
          <w:b/>
          <w:lang w:val="en-US"/>
        </w:rPr>
        <w:t>Secret</w:t>
      </w:r>
      <w:r w:rsidRPr="00CD6D49">
        <w:rPr>
          <w:b/>
        </w:rPr>
        <w:t xml:space="preserve"> </w:t>
      </w:r>
      <w:r>
        <w:rPr>
          <w:b/>
          <w:lang w:val="en-US"/>
        </w:rPr>
        <w:t>Data</w:t>
      </w:r>
      <w:r>
        <w:t>, нажимаем кнопку «</w:t>
      </w:r>
      <w:r>
        <w:rPr>
          <w:lang w:val="en-US"/>
        </w:rPr>
        <w:t>Save</w:t>
      </w:r>
      <w:r>
        <w:t>».</w:t>
      </w:r>
    </w:p>
    <w:p w14:paraId="07732A08" w14:textId="77777777" w:rsidR="003411E3" w:rsidRPr="00CD6D49" w:rsidRDefault="00CB7C69" w:rsidP="00CD6D49">
      <w:pPr>
        <w:pStyle w:val="ListParagraph"/>
        <w:ind w:left="709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732B4D" wp14:editId="07732B4E">
            <wp:extent cx="5365750" cy="3541197"/>
            <wp:effectExtent l="0" t="0" r="6350" b="254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66407" name=""/>
                    <pic:cNvPicPr/>
                  </pic:nvPicPr>
                  <pic:blipFill>
                    <a:blip r:embed="rId72"/>
                    <a:srcRect r="3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527" cy="3549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32A09" w14:textId="77777777" w:rsidR="007D1BFF" w:rsidRDefault="00CB7C69" w:rsidP="004E40BC">
      <w:pPr>
        <w:pStyle w:val="Heading2"/>
      </w:pPr>
      <w:bookmarkStart w:id="255" w:name="_Toc164845516"/>
      <w:r>
        <w:t xml:space="preserve">Настройка приложения </w:t>
      </w:r>
      <w:r>
        <w:rPr>
          <w:lang w:val="en-US"/>
        </w:rPr>
        <w:t>WSS Docs</w:t>
      </w:r>
      <w:bookmarkEnd w:id="255"/>
    </w:p>
    <w:p w14:paraId="07732A0A" w14:textId="77777777" w:rsidR="00CD6D49" w:rsidRPr="00CD6D49" w:rsidRDefault="00CB7C69" w:rsidP="00CD6D49">
      <w:r>
        <w:t xml:space="preserve">Создайте директорию для хранения файлов конфигураций </w:t>
      </w:r>
      <w:r>
        <w:rPr>
          <w:lang w:val="en-US"/>
        </w:rPr>
        <w:t>WSS</w:t>
      </w:r>
      <w:r w:rsidRPr="009E6A58">
        <w:t xml:space="preserve"> </w:t>
      </w:r>
      <w:r>
        <w:rPr>
          <w:lang w:val="en-US"/>
        </w:rPr>
        <w:t>Docs</w:t>
      </w:r>
    </w:p>
    <w:p w14:paraId="07732A0B" w14:textId="77777777" w:rsidR="00CD6D49" w:rsidRDefault="00CB7C69" w:rsidP="00CD6D49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4F" wp14:editId="07732B50">
                <wp:extent cx="5886450" cy="295275"/>
                <wp:effectExtent l="0" t="0" r="19050" b="28575"/>
                <wp:docPr id="2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B6" w14:textId="77777777" w:rsidR="00E97363" w:rsidRPr="00AA1639" w:rsidRDefault="00CB7C69" w:rsidP="00CD6D49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mkdir -p /opt/wss/docs/app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4F" id="_x0000_s1103" type="#_x0000_t202" style="width:463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" fillcolor="#eeece1 [3214]">
                <v:textbox>
                  <w:txbxContent>
                    <w:p w14:paraId="07732CB6" w14:textId="77777777" w:rsidR="00E97363" w:rsidRPr="00AA1639" w:rsidRDefault="00CB7C69" w:rsidP="00CD6D49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mkdir -p /opt/wss/docs/app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0C" w14:textId="77777777" w:rsidR="00CD6D49" w:rsidRDefault="00CB7C69" w:rsidP="00CD6D49">
      <w:r>
        <w:t>Загрузите или создайте три файла, что приложены в данном документе:</w:t>
      </w:r>
    </w:p>
    <w:p w14:paraId="07732A0D" w14:textId="77777777" w:rsidR="00CD6D49" w:rsidRDefault="00CB7C69" w:rsidP="000E6A4E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docker-compose.yaml</w:t>
      </w:r>
    </w:p>
    <w:p w14:paraId="07732A0E" w14:textId="77777777" w:rsidR="00CD6D49" w:rsidRPr="00E0695E" w:rsidRDefault="00CB7C69" w:rsidP="00E0695E">
      <w:pPr>
        <w:pStyle w:val="ListParagraph"/>
        <w:rPr>
          <w:lang w:val="en-US"/>
        </w:rPr>
      </w:pPr>
      <w:r>
        <w:rPr>
          <w:lang w:val="en-US"/>
        </w:rPr>
        <w:object w:dxaOrig="1545" w:dyaOrig="1005" w14:anchorId="07732B51">
          <v:shape id="_x0000_i1032" type="#_x0000_t75" style="width:77.25pt;height:50.25pt" o:ole="" o:oleicon="t">
            <v:imagedata r:id="rId73" o:title=""/>
          </v:shape>
          <o:OLEObject Type="Embed" ProgID="Package" ShapeID="_x0000_i1032" DrawAspect="Icon" ObjectID="_1794312014" r:id="rId74"/>
        </w:object>
      </w:r>
    </w:p>
    <w:p w14:paraId="07732A0F" w14:textId="77777777" w:rsidR="00CD6D49" w:rsidRDefault="00CB7C69" w:rsidP="000E6A4E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appsettings.json</w:t>
      </w:r>
    </w:p>
    <w:p w14:paraId="07732A10" w14:textId="77777777" w:rsidR="00CD6D49" w:rsidRPr="009E6A58" w:rsidRDefault="00CB7C69" w:rsidP="00CD6D49">
      <w:pPr>
        <w:pStyle w:val="ListParagraph"/>
        <w:rPr>
          <w:lang w:val="en-US"/>
        </w:rPr>
      </w:pPr>
      <w:r>
        <w:rPr>
          <w:lang w:val="en-US"/>
        </w:rPr>
        <w:object w:dxaOrig="1545" w:dyaOrig="1005" w14:anchorId="07732B52">
          <v:shape id="_x0000_i1033" type="#_x0000_t75" style="width:77.25pt;height:50.25pt" o:ole="" o:oleicon="t">
            <v:imagedata r:id="rId75" o:title=""/>
          </v:shape>
          <o:OLEObject Type="Embed" ProgID="Package" ShapeID="_x0000_i1033" DrawAspect="Icon" ObjectID="_1794312015" r:id="rId76"/>
        </w:object>
      </w:r>
    </w:p>
    <w:p w14:paraId="07732A11" w14:textId="77777777" w:rsidR="00F0233B" w:rsidRDefault="00CB7C69" w:rsidP="000E6A4E">
      <w:pPr>
        <w:pStyle w:val="ListParagraph"/>
        <w:numPr>
          <w:ilvl w:val="0"/>
          <w:numId w:val="16"/>
        </w:numPr>
      </w:pPr>
      <w:r>
        <w:t>Создайте файл с окружением, который будет содержать версии образов.</w:t>
      </w:r>
    </w:p>
    <w:p w14:paraId="07732A12" w14:textId="77777777" w:rsidR="00F0233B" w:rsidRDefault="00CB7C69" w:rsidP="00F0233B">
      <w:pPr>
        <w:pStyle w:val="ListParagraph"/>
      </w:pPr>
      <w:r>
        <w:t xml:space="preserve">В строчке измените </w:t>
      </w:r>
      <w:r w:rsidRPr="00F0233B">
        <w:rPr>
          <w:color w:val="00B050"/>
        </w:rPr>
        <w:t>название_образа</w:t>
      </w:r>
      <w:r w:rsidRPr="00F0233B">
        <w:t xml:space="preserve"> </w:t>
      </w:r>
      <w:r>
        <w:t>в соответствии с предоставленным в файлах комплекта поставки.</w:t>
      </w:r>
    </w:p>
    <w:p w14:paraId="07732A13" w14:textId="77777777" w:rsidR="00F0233B" w:rsidRPr="00F0233B" w:rsidRDefault="00CB7C69" w:rsidP="00F0233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53" wp14:editId="07732B54">
                <wp:extent cx="5357495" cy="257175"/>
                <wp:effectExtent l="0" t="0" r="14605" b="28575"/>
                <wp:docPr id="2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7495" cy="2571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B7" w14:textId="77777777" w:rsidR="00E97363" w:rsidRPr="00F0233B" w:rsidRDefault="00CB7C69" w:rsidP="00F0233B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33B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echo "wssdocs_image=название_образа" &gt; /opt/wss/docs/startup.env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53" id="_x0000_s1104" type="#_x0000_t202" style="width:421.8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" fillcolor="#eeece1 [3214]">
                <v:textbox>
                  <w:txbxContent>
                    <w:p w14:paraId="07732CB7" w14:textId="77777777" w:rsidR="00E97363" w:rsidRPr="00F0233B" w:rsidRDefault="00CB7C69" w:rsidP="00F0233B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33B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echo "wssdocs_image=название_образа" &gt; /opt/wss/docs/startup.env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14" w14:textId="77777777" w:rsidR="009430E6" w:rsidRDefault="00CB7C69" w:rsidP="000E6A4E">
      <w:pPr>
        <w:pStyle w:val="ListParagraph"/>
        <w:numPr>
          <w:ilvl w:val="0"/>
          <w:numId w:val="16"/>
        </w:numPr>
      </w:pPr>
      <w:r>
        <w:t>Создайте символьную ссылку на файл окружения</w:t>
      </w:r>
    </w:p>
    <w:p w14:paraId="07732A15" w14:textId="77777777" w:rsidR="0003498E" w:rsidRPr="00A234F6" w:rsidRDefault="00CB7C69" w:rsidP="00F0233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55" wp14:editId="07732B56">
                <wp:extent cx="5357495" cy="533400"/>
                <wp:effectExtent l="0" t="0" r="14605" b="19050"/>
                <wp:docPr id="89" name="Надпись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7495" cy="533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B8" w14:textId="77777777" w:rsidR="00E97363" w:rsidRDefault="00CB7C69" w:rsidP="00F0233B">
                            <w:pP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sudo ln -s ../startup.env /opt/wss/docs/app/.env;</w:t>
                            </w:r>
                          </w:p>
                          <w:p w14:paraId="07732CB9" w14:textId="77777777" w:rsidR="00E97363" w:rsidRPr="003960AB" w:rsidRDefault="00CB7C69" w:rsidP="00F0233B">
                            <w:pPr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sudo ln -s ../startup.env /opt/wss/docs/services/.env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55" id="Надпись 89" o:spid="_x0000_s1105" type="#_x0000_t202" style="width:421.85pt;height: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" fillcolor="#eeece1 [3214]">
                <v:textbox>
                  <w:txbxContent>
                    <w:p w14:paraId="07732CB8" w14:textId="77777777" w:rsidR="00E97363" w:rsidRDefault="00CB7C69" w:rsidP="00F0233B">
                      <w:pP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sudo ln -s ../startup.env /opt/wss/docs/app/.env;</w:t>
                      </w:r>
                    </w:p>
                    <w:p w14:paraId="07732CB9" w14:textId="77777777" w:rsidR="00E97363" w:rsidRPr="003960AB" w:rsidRDefault="00CB7C69" w:rsidP="00F0233B">
                      <w:pPr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sudo ln -s ../startup.env /opt/wss/docs/services/.env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16" w14:textId="77777777" w:rsidR="00AD517C" w:rsidRDefault="00CB7C69" w:rsidP="000E6A4E">
      <w:pPr>
        <w:pStyle w:val="ListParagraph"/>
        <w:numPr>
          <w:ilvl w:val="0"/>
          <w:numId w:val="16"/>
        </w:numPr>
        <w:rPr>
          <w:rStyle w:val="HTMLCode"/>
          <w:rFonts w:asciiTheme="minorHAnsi" w:eastAsiaTheme="majorEastAsia" w:hAnsiTheme="minorHAnsi" w:cstheme="minorHAnsi"/>
          <w:sz w:val="24"/>
          <w:szCs w:val="18"/>
        </w:rPr>
      </w:pPr>
      <w:r>
        <w:rPr>
          <w:rStyle w:val="HTMLCode"/>
          <w:rFonts w:asciiTheme="minorHAnsi" w:eastAsiaTheme="majorEastAsia" w:hAnsiTheme="minorHAnsi" w:cstheme="minorHAnsi"/>
          <w:sz w:val="24"/>
          <w:szCs w:val="18"/>
        </w:rPr>
        <w:lastRenderedPageBreak/>
        <w:t>Откройте</w:t>
      </w:r>
      <w:r w:rsidR="00E23A6D" w:rsidRPr="00F711C6">
        <w:rPr>
          <w:rStyle w:val="HTMLCode"/>
          <w:rFonts w:asciiTheme="minorHAnsi" w:eastAsiaTheme="majorEastAsia" w:hAnsiTheme="minorHAnsi" w:cstheme="minorHAnsi"/>
          <w:sz w:val="24"/>
          <w:szCs w:val="18"/>
        </w:rPr>
        <w:t xml:space="preserve"> </w:t>
      </w:r>
      <w:r w:rsidR="00E23A6D" w:rsidRPr="00972716">
        <w:rPr>
          <w:rStyle w:val="HTMLCode"/>
          <w:rFonts w:asciiTheme="minorHAnsi" w:eastAsiaTheme="majorEastAsia" w:hAnsiTheme="minorHAnsi" w:cstheme="minorHAnsi"/>
          <w:sz w:val="24"/>
          <w:szCs w:val="18"/>
        </w:rPr>
        <w:t>файл</w:t>
      </w:r>
      <w:r w:rsidR="00E23A6D" w:rsidRPr="00F711C6">
        <w:rPr>
          <w:rStyle w:val="HTMLCode"/>
          <w:rFonts w:asciiTheme="minorHAnsi" w:eastAsiaTheme="majorEastAsia" w:hAnsiTheme="minorHAnsi" w:cstheme="minorHAnsi"/>
          <w:sz w:val="24"/>
          <w:szCs w:val="18"/>
        </w:rPr>
        <w:t xml:space="preserve"> </w:t>
      </w:r>
      <w:r w:rsidR="00E23A6D" w:rsidRPr="00972716">
        <w:rPr>
          <w:rStyle w:val="HTMLCode"/>
          <w:rFonts w:asciiTheme="minorHAnsi" w:eastAsiaTheme="majorEastAsia" w:hAnsiTheme="minorHAnsi" w:cstheme="minorHAnsi"/>
          <w:sz w:val="24"/>
          <w:szCs w:val="18"/>
        </w:rPr>
        <w:t>конфигураций</w:t>
      </w:r>
      <w:r w:rsidR="00E23A6D" w:rsidRPr="00F711C6">
        <w:rPr>
          <w:rStyle w:val="HTMLCode"/>
          <w:rFonts w:asciiTheme="minorHAnsi" w:eastAsiaTheme="majorEastAsia" w:hAnsiTheme="minorHAnsi" w:cstheme="minorHAnsi"/>
          <w:sz w:val="24"/>
          <w:szCs w:val="18"/>
        </w:rPr>
        <w:t xml:space="preserve"> </w:t>
      </w:r>
      <w:r w:rsidR="00E23A6D" w:rsidRPr="00972716">
        <w:rPr>
          <w:rStyle w:val="HTMLCode"/>
          <w:rFonts w:asciiTheme="minorHAnsi" w:eastAsiaTheme="majorEastAsia" w:hAnsiTheme="minorHAnsi" w:cstheme="minorHAnsi"/>
          <w:sz w:val="24"/>
          <w:szCs w:val="18"/>
        </w:rPr>
        <w:t>подключения</w:t>
      </w:r>
      <w:r w:rsidR="00E23A6D" w:rsidRPr="00F711C6">
        <w:rPr>
          <w:rStyle w:val="HTMLCode"/>
          <w:rFonts w:asciiTheme="minorHAnsi" w:eastAsiaTheme="majorEastAsia" w:hAnsiTheme="minorHAnsi" w:cstheme="minorHAnsi"/>
          <w:sz w:val="24"/>
          <w:szCs w:val="18"/>
        </w:rPr>
        <w:t xml:space="preserve"> </w:t>
      </w:r>
      <w:r w:rsidR="00E23A6D" w:rsidRPr="00972716">
        <w:rPr>
          <w:rStyle w:val="HTMLCode"/>
          <w:rFonts w:asciiTheme="minorHAnsi" w:eastAsiaTheme="majorEastAsia" w:hAnsiTheme="minorHAnsi" w:cstheme="minorHAnsi"/>
          <w:sz w:val="24"/>
          <w:szCs w:val="18"/>
          <w:lang w:val="en-US"/>
        </w:rPr>
        <w:t>Vault</w:t>
      </w:r>
      <w:r>
        <w:rPr>
          <w:rStyle w:val="HTMLCode"/>
          <w:rFonts w:asciiTheme="minorHAnsi" w:eastAsiaTheme="majorEastAsia" w:hAnsiTheme="minorHAnsi" w:cstheme="minorHAnsi"/>
          <w:b/>
          <w:sz w:val="24"/>
          <w:szCs w:val="18"/>
        </w:rPr>
        <w:t>,</w:t>
      </w:r>
      <w:r>
        <w:rPr>
          <w:rStyle w:val="HTMLCode"/>
          <w:rFonts w:asciiTheme="minorHAnsi" w:eastAsiaTheme="majorEastAsia" w:hAnsiTheme="minorHAnsi" w:cstheme="minorHAnsi"/>
          <w:sz w:val="24"/>
          <w:szCs w:val="18"/>
        </w:rPr>
        <w:t xml:space="preserve"> вложенный в данный документ  и отредактируйте его исходя из описанных параметров ниже:</w:t>
      </w:r>
    </w:p>
    <w:p w14:paraId="07732A17" w14:textId="77777777" w:rsidR="00E80901" w:rsidRPr="00AA1639" w:rsidRDefault="00CB7C69" w:rsidP="00AD517C">
      <w:pPr>
        <w:pStyle w:val="ListParagraph"/>
        <w:rPr>
          <w:rStyle w:val="HTMLCode"/>
          <w:rFonts w:asciiTheme="minorHAnsi" w:eastAsiaTheme="majorEastAsia" w:hAnsiTheme="minorHAnsi" w:cstheme="minorHAnsi"/>
          <w:sz w:val="24"/>
          <w:szCs w:val="18"/>
        </w:rPr>
      </w:pPr>
      <w:r>
        <w:rPr>
          <w:rStyle w:val="HTMLCode"/>
          <w:rFonts w:asciiTheme="minorHAnsi" w:eastAsiaTheme="majorEastAsia" w:hAnsiTheme="minorHAnsi" w:cstheme="minorHAnsi"/>
          <w:sz w:val="24"/>
          <w:szCs w:val="18"/>
          <w:lang w:val="en-US"/>
        </w:rPr>
        <w:object w:dxaOrig="1545" w:dyaOrig="1005" w14:anchorId="07732B57">
          <v:shape id="_x0000_i1034" type="#_x0000_t75" style="width:77.25pt;height:50.25pt" o:ole="" o:oleicon="t">
            <v:imagedata r:id="rId77" o:title=""/>
          </v:shape>
          <o:OLEObject Type="Embed" ProgID="Package" ShapeID="_x0000_i1034" DrawAspect="Icon" ObjectID="_1794312016" r:id="rId78"/>
        </w:object>
      </w:r>
    </w:p>
    <w:p w14:paraId="07732A18" w14:textId="77777777" w:rsidR="00D01862" w:rsidRPr="00972716" w:rsidRDefault="00CB7C69" w:rsidP="000E6A4E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lang w:val="en-US"/>
        </w:rPr>
      </w:pPr>
      <w:r w:rsidRPr="00972716">
        <w:rPr>
          <w:rFonts w:asciiTheme="minorHAnsi" w:hAnsiTheme="minorHAnsi" w:cstheme="minorHAnsi"/>
        </w:rPr>
        <w:t xml:space="preserve">Адрес </w:t>
      </w:r>
      <w:r w:rsidRPr="00972716">
        <w:rPr>
          <w:rFonts w:asciiTheme="minorHAnsi" w:hAnsiTheme="minorHAnsi" w:cstheme="minorHAnsi"/>
          <w:lang w:val="en-US"/>
        </w:rPr>
        <w:t>Vault:</w:t>
      </w:r>
    </w:p>
    <w:p w14:paraId="07732A19" w14:textId="77777777" w:rsidR="00D01862" w:rsidRDefault="00CB7C69" w:rsidP="003960AB">
      <w:pPr>
        <w:pStyle w:val="ListParagraph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58" wp14:editId="07732B59">
                <wp:extent cx="5433225" cy="286247"/>
                <wp:effectExtent l="0" t="0" r="15240" b="19050"/>
                <wp:docPr id="104" name="Надпись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225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BA" w14:textId="77777777" w:rsidR="00E97363" w:rsidRPr="003960AB" w:rsidRDefault="00CB7C69" w:rsidP="00D01862">
                            <w:pPr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"Address": </w:t>
                            </w:r>
                            <w:r w:rsidRPr="003960AB">
                              <w:rPr>
                                <w:rStyle w:val="HTMLCode"/>
                                <w:rFonts w:eastAsiaTheme="majorEastAsia"/>
                                <w:color w:val="00B0F0"/>
                                <w:szCs w:val="18"/>
                                <w:lang w:val="en-US"/>
                              </w:rPr>
                              <w:t>"http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00B0F0"/>
                                <w:szCs w:val="18"/>
                                <w:lang w:val="en-US"/>
                              </w:rPr>
                              <w:t>s</w:t>
                            </w:r>
                            <w:r w:rsidRPr="003960AB">
                              <w:rPr>
                                <w:rStyle w:val="HTMLCode"/>
                                <w:rFonts w:eastAsiaTheme="majorEastAsia"/>
                                <w:color w:val="00B0F0"/>
                                <w:szCs w:val="18"/>
                                <w:lang w:val="en-US"/>
                              </w:rPr>
                              <w:t>://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00B0F0"/>
                                <w:szCs w:val="18"/>
                                <w:lang w:val="en-US"/>
                              </w:rPr>
                              <w:t>local</w:t>
                            </w:r>
                            <w:r w:rsidRPr="003960AB">
                              <w:rPr>
                                <w:rStyle w:val="HTMLCode"/>
                                <w:rFonts w:eastAsiaTheme="majorEastAsia"/>
                                <w:color w:val="00B0F0"/>
                                <w:szCs w:val="18"/>
                                <w:lang w:val="en-US"/>
                              </w:rPr>
                              <w:t>.domain.loc:8200/",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58" id="Надпись 104" o:spid="_x0000_s1106" type="#_x0000_t202" style="width:427.8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" fillcolor="#eeece1 [3214]">
                <v:textbox>
                  <w:txbxContent>
                    <w:p w14:paraId="07732CBA" w14:textId="77777777" w:rsidR="00E97363" w:rsidRPr="003960AB" w:rsidRDefault="00CB7C69" w:rsidP="00D01862">
                      <w:pPr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"Address": </w:t>
                      </w:r>
                      <w:r w:rsidRPr="003960AB">
                        <w:rPr>
                          <w:rStyle w:val="HTML2"/>
                          <w:rFonts w:eastAsiaTheme="majorEastAsia"/>
                          <w:color w:val="00B0F0"/>
                          <w:szCs w:val="18"/>
                          <w:lang w:val="en-US"/>
                        </w:rPr>
                        <w:t>"http</w:t>
                      </w:r>
                      <w:r>
                        <w:rPr>
                          <w:rStyle w:val="HTML2"/>
                          <w:rFonts w:eastAsiaTheme="majorEastAsia"/>
                          <w:color w:val="00B0F0"/>
                          <w:szCs w:val="18"/>
                          <w:lang w:val="en-US"/>
                        </w:rPr>
                        <w:t>s</w:t>
                      </w:r>
                      <w:r w:rsidRPr="003960AB">
                        <w:rPr>
                          <w:rStyle w:val="HTML2"/>
                          <w:rFonts w:eastAsiaTheme="majorEastAsia"/>
                          <w:color w:val="00B0F0"/>
                          <w:szCs w:val="18"/>
                          <w:lang w:val="en-US"/>
                        </w:rPr>
                        <w:t>://</w:t>
                      </w:r>
                      <w:r>
                        <w:rPr>
                          <w:rStyle w:val="HTML2"/>
                          <w:rFonts w:eastAsiaTheme="majorEastAsia"/>
                          <w:color w:val="00B0F0"/>
                          <w:szCs w:val="18"/>
                          <w:lang w:val="en-US"/>
                        </w:rPr>
                        <w:t>local</w:t>
                      </w:r>
                      <w:r w:rsidRPr="003960AB">
                        <w:rPr>
                          <w:rStyle w:val="HTML2"/>
                          <w:rFonts w:eastAsiaTheme="majorEastAsia"/>
                          <w:color w:val="00B0F0"/>
                          <w:szCs w:val="18"/>
                          <w:lang w:val="en-US"/>
                        </w:rPr>
                        <w:t>.domain.loc:8200/",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1A" w14:textId="77777777" w:rsidR="00D01862" w:rsidRPr="002D332B" w:rsidRDefault="00CB7C69" w:rsidP="000E6A4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Точка входа в секрет </w:t>
      </w:r>
      <w:r>
        <w:rPr>
          <w:rFonts w:asciiTheme="minorHAnsi" w:hAnsiTheme="minorHAnsi" w:cstheme="minorHAnsi"/>
          <w:i/>
          <w:lang w:val="en-US"/>
        </w:rPr>
        <w:t>wssdocs</w:t>
      </w:r>
      <w:r>
        <w:rPr>
          <w:rFonts w:asciiTheme="minorHAnsi" w:hAnsiTheme="minorHAnsi" w:cstheme="minorHAnsi"/>
        </w:rPr>
        <w:t xml:space="preserve">, была указана при создании в </w:t>
      </w:r>
      <w:hyperlink w:anchor="_Создание_Secrets_Engine" w:history="1">
        <w:r w:rsidRPr="007523D3">
          <w:rPr>
            <w:rStyle w:val="Hyperlink"/>
            <w:rFonts w:asciiTheme="minorHAnsi" w:hAnsiTheme="minorHAnsi" w:cstheme="minorHAnsi"/>
          </w:rPr>
          <w:t>Создание Secrets Engine для хранения конфигурации приложений WSS Docs</w:t>
        </w:r>
      </w:hyperlink>
      <w:r w:rsidR="00E23A6D">
        <w:rPr>
          <w:rFonts w:asciiTheme="minorHAnsi" w:hAnsiTheme="minorHAnsi" w:cstheme="minorHAnsi"/>
        </w:rPr>
        <w:t>:</w:t>
      </w:r>
    </w:p>
    <w:p w14:paraId="07732A1B" w14:textId="77777777" w:rsidR="00D01862" w:rsidRDefault="00CB7C69" w:rsidP="003960AB">
      <w:pPr>
        <w:pStyle w:val="ListParagraph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5A" wp14:editId="07732B5B">
                <wp:extent cx="5433225" cy="286247"/>
                <wp:effectExtent l="0" t="0" r="15240" b="19050"/>
                <wp:docPr id="105" name="Надпись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225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BB" w14:textId="77777777" w:rsidR="00E97363" w:rsidRPr="003960AB" w:rsidRDefault="00CB7C69" w:rsidP="00D01862">
                            <w:pPr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"MountPoint": </w:t>
                            </w:r>
                            <w:r w:rsidRPr="003960AB">
                              <w:rPr>
                                <w:rStyle w:val="HTMLCode"/>
                                <w:rFonts w:eastAsiaTheme="majorEastAsia"/>
                                <w:color w:val="00B0F0"/>
                                <w:szCs w:val="18"/>
                                <w:lang w:val="en-US"/>
                              </w:rPr>
                              <w:t>"wssdocs",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5A" id="Надпись 105" o:spid="_x0000_s1107" type="#_x0000_t202" style="width:427.8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" fillcolor="#eeece1 [3214]">
                <v:textbox>
                  <w:txbxContent>
                    <w:p w14:paraId="07732CBB" w14:textId="77777777" w:rsidR="00E97363" w:rsidRPr="003960AB" w:rsidRDefault="00CB7C69" w:rsidP="00D01862">
                      <w:pPr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"MountPoint": </w:t>
                      </w:r>
                      <w:r w:rsidRPr="003960AB">
                        <w:rPr>
                          <w:rStyle w:val="HTML2"/>
                          <w:rFonts w:eastAsiaTheme="majorEastAsia"/>
                          <w:color w:val="00B0F0"/>
                          <w:szCs w:val="18"/>
                          <w:lang w:val="en-US"/>
                        </w:rPr>
                        <w:t>"wssdocs",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1C" w14:textId="77777777" w:rsidR="00D01862" w:rsidRPr="002D332B" w:rsidRDefault="00CB7C69" w:rsidP="000E6A4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Путь авторизации</w:t>
      </w:r>
      <w:r w:rsidR="001131AF" w:rsidRPr="002D332B">
        <w:rPr>
          <w:rFonts w:asciiTheme="minorHAnsi" w:hAnsiTheme="minorHAnsi" w:cstheme="minorHAnsi"/>
        </w:rPr>
        <w:t xml:space="preserve">, </w:t>
      </w:r>
      <w:r w:rsidR="00F0233B">
        <w:rPr>
          <w:rFonts w:asciiTheme="minorHAnsi" w:hAnsiTheme="minorHAnsi" w:cstheme="minorHAnsi"/>
          <w:i/>
          <w:lang w:val="en-US"/>
        </w:rPr>
        <w:t>serverapp</w:t>
      </w:r>
      <w:r w:rsidR="00F0233B" w:rsidRPr="00F0233B">
        <w:rPr>
          <w:rFonts w:asciiTheme="minorHAnsi" w:hAnsiTheme="minorHAnsi" w:cstheme="minorHAnsi"/>
          <w:i/>
        </w:rPr>
        <w:t>001</w:t>
      </w:r>
      <w:r w:rsidR="0039175B">
        <w:rPr>
          <w:rFonts w:asciiTheme="minorHAnsi" w:hAnsiTheme="minorHAnsi" w:cstheme="minorHAnsi"/>
          <w:i/>
        </w:rPr>
        <w:t xml:space="preserve"> </w:t>
      </w:r>
      <w:r w:rsidR="0039175B">
        <w:rPr>
          <w:rStyle w:val="HTMLCode"/>
          <w:rFonts w:asciiTheme="minorHAnsi" w:eastAsiaTheme="minorEastAsia" w:hAnsiTheme="minorHAnsi" w:cstheme="minorHAnsi"/>
          <w:sz w:val="24"/>
          <w:szCs w:val="24"/>
        </w:rPr>
        <w:t xml:space="preserve">было получено в ходе создания секрета </w:t>
      </w:r>
      <w:hyperlink w:anchor="_Настройка_конфигурации_приложения" w:history="1">
        <w:r w:rsidR="0039175B" w:rsidRPr="00E26F52">
          <w:rPr>
            <w:rStyle w:val="Hyperlink"/>
            <w:rFonts w:asciiTheme="minorHAnsi" w:hAnsiTheme="minorHAnsi" w:cstheme="minorHAnsi"/>
          </w:rPr>
          <w:t>Настройка конфигурации приложения WSSDocs5</w:t>
        </w:r>
      </w:hyperlink>
      <w:r w:rsidR="007523D3">
        <w:rPr>
          <w:rStyle w:val="Hyperlink"/>
          <w:rFonts w:asciiTheme="minorHAnsi" w:hAnsiTheme="minorHAnsi" w:cstheme="minorHAnsi"/>
        </w:rPr>
        <w:t xml:space="preserve"> </w:t>
      </w:r>
      <w:r w:rsidR="001131AF" w:rsidRPr="002D332B">
        <w:rPr>
          <w:rFonts w:asciiTheme="minorHAnsi" w:hAnsiTheme="minorHAnsi" w:cstheme="minorHAnsi"/>
          <w:i/>
        </w:rPr>
        <w:t xml:space="preserve"> </w:t>
      </w:r>
      <w:r w:rsidR="007523D3">
        <w:rPr>
          <w:rFonts w:asciiTheme="minorHAnsi" w:hAnsiTheme="minorHAnsi" w:cstheme="minorHAnsi"/>
          <w:i/>
        </w:rPr>
        <w:t xml:space="preserve"> </w:t>
      </w:r>
      <w:r w:rsidR="007523D3" w:rsidRPr="002D332B">
        <w:rPr>
          <w:rFonts w:asciiTheme="minorHAnsi" w:hAnsiTheme="minorHAnsi" w:cstheme="minorHAnsi"/>
        </w:rPr>
        <w:t>из подпункта 2</w:t>
      </w:r>
      <w:r>
        <w:rPr>
          <w:rFonts w:asciiTheme="minorHAnsi" w:hAnsiTheme="minorHAnsi" w:cstheme="minorHAnsi"/>
        </w:rPr>
        <w:t>:</w:t>
      </w:r>
    </w:p>
    <w:p w14:paraId="07732A1D" w14:textId="77777777" w:rsidR="00D01862" w:rsidRDefault="00CB7C69" w:rsidP="003960AB">
      <w:pPr>
        <w:pStyle w:val="ListParagraph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5C" wp14:editId="07732B5D">
                <wp:extent cx="5433225" cy="723569"/>
                <wp:effectExtent l="0" t="0" r="15240" b="19685"/>
                <wp:docPr id="106" name="Надпись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225" cy="723569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BC" w14:textId="77777777" w:rsidR="00E97363" w:rsidRPr="00D01862" w:rsidRDefault="00CB7C69" w:rsidP="003960AB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"BasePaths": [</w:t>
                            </w:r>
                          </w:p>
                          <w:p w14:paraId="07732CBD" w14:textId="77777777" w:rsidR="00E97363" w:rsidRPr="00D01862" w:rsidRDefault="00CB7C69" w:rsidP="003960AB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        "Authentication",</w:t>
                            </w:r>
                          </w:p>
                          <w:p w14:paraId="07732CBE" w14:textId="77777777" w:rsidR="00E97363" w:rsidRPr="00D01862" w:rsidRDefault="00CB7C69" w:rsidP="003960AB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        </w:t>
                            </w:r>
                            <w:r w:rsidRPr="003960AB">
                              <w:rPr>
                                <w:rStyle w:val="HTMLCode"/>
                                <w:rFonts w:eastAsiaTheme="majorEastAsia"/>
                                <w:color w:val="00B0F0"/>
                                <w:szCs w:val="18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00B0F0"/>
                                <w:szCs w:val="18"/>
                                <w:lang w:val="en-US"/>
                              </w:rPr>
                              <w:t>serverapp001</w:t>
                            </w:r>
                            <w:r w:rsidRPr="003960AB">
                              <w:rPr>
                                <w:rStyle w:val="HTMLCode"/>
                                <w:rFonts w:eastAsiaTheme="majorEastAsia"/>
                                <w:color w:val="00B0F0"/>
                                <w:szCs w:val="18"/>
                                <w:lang w:val="en-US"/>
                              </w:rPr>
                              <w:t>"</w:t>
                            </w:r>
                          </w:p>
                          <w:p w14:paraId="07732CBF" w14:textId="77777777" w:rsidR="00E97363" w:rsidRPr="003960AB" w:rsidRDefault="00CB7C69" w:rsidP="003960AB">
                            <w:pPr>
                              <w:contextualSpacing/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],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5C" id="Надпись 106" o:spid="_x0000_s1108" type="#_x0000_t202" style="width:427.8pt;height:5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" fillcolor="#eeece1 [3214]">
                <v:textbox>
                  <w:txbxContent>
                    <w:p w14:paraId="07732CBC" w14:textId="77777777" w:rsidR="00E97363" w:rsidRPr="00D01862" w:rsidRDefault="00CB7C69" w:rsidP="003960AB">
                      <w:pPr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D01862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"BasePaths": [</w:t>
                      </w:r>
                    </w:p>
                    <w:p w14:paraId="07732CBD" w14:textId="77777777" w:rsidR="00E97363" w:rsidRPr="00D01862" w:rsidRDefault="00CB7C69" w:rsidP="003960AB">
                      <w:pPr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D01862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            "Authentication",</w:t>
                      </w:r>
                    </w:p>
                    <w:p w14:paraId="07732CBE" w14:textId="77777777" w:rsidR="00E97363" w:rsidRPr="00D01862" w:rsidRDefault="00CB7C69" w:rsidP="003960AB">
                      <w:pPr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            </w:t>
                      </w:r>
                      <w:r w:rsidRPr="003960AB">
                        <w:rPr>
                          <w:rStyle w:val="HTML2"/>
                          <w:rFonts w:eastAsiaTheme="majorEastAsia"/>
                          <w:color w:val="00B0F0"/>
                          <w:szCs w:val="18"/>
                          <w:lang w:val="en-US"/>
                        </w:rPr>
                        <w:t>"</w:t>
                      </w:r>
                      <w:r>
                        <w:rPr>
                          <w:rStyle w:val="HTML2"/>
                          <w:rFonts w:eastAsiaTheme="majorEastAsia"/>
                          <w:color w:val="00B0F0"/>
                          <w:szCs w:val="18"/>
                          <w:lang w:val="en-US"/>
                        </w:rPr>
                        <w:t>serverapp001</w:t>
                      </w:r>
                      <w:r w:rsidRPr="003960AB">
                        <w:rPr>
                          <w:rStyle w:val="HTML2"/>
                          <w:rFonts w:eastAsiaTheme="majorEastAsia"/>
                          <w:color w:val="00B0F0"/>
                          <w:szCs w:val="18"/>
                          <w:lang w:val="en-US"/>
                        </w:rPr>
                        <w:t>"</w:t>
                      </w:r>
                    </w:p>
                    <w:p w14:paraId="07732CBF" w14:textId="77777777" w:rsidR="00E97363" w:rsidRPr="003960AB" w:rsidRDefault="00CB7C69" w:rsidP="003960AB">
                      <w:pPr>
                        <w:contextualSpacing/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],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1E" w14:textId="77777777" w:rsidR="00D01862" w:rsidRPr="002D332B" w:rsidRDefault="00CB7C69" w:rsidP="000E6A4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Метод авторизации</w:t>
      </w:r>
      <w:r w:rsidR="007523D3" w:rsidRPr="002D332B">
        <w:rPr>
          <w:rFonts w:asciiTheme="minorHAnsi" w:hAnsiTheme="minorHAnsi" w:cstheme="minorHAnsi"/>
        </w:rPr>
        <w:t xml:space="preserve"> </w:t>
      </w:r>
      <w:r w:rsidR="007523D3">
        <w:rPr>
          <w:rFonts w:asciiTheme="minorHAnsi" w:hAnsiTheme="minorHAnsi" w:cstheme="minorHAnsi"/>
          <w:i/>
          <w:lang w:val="en-US"/>
        </w:rPr>
        <w:t>approle</w:t>
      </w:r>
      <w:r w:rsidR="007523D3">
        <w:rPr>
          <w:rFonts w:asciiTheme="minorHAnsi" w:hAnsiTheme="minorHAnsi" w:cstheme="minorHAnsi"/>
        </w:rPr>
        <w:t xml:space="preserve">, был указан при создании метода авторизации в </w:t>
      </w:r>
      <w:hyperlink w:anchor="_Подключение_на_основе" w:history="1">
        <w:r w:rsidR="007523D3" w:rsidRPr="007523D3">
          <w:rPr>
            <w:rStyle w:val="Hyperlink"/>
            <w:rFonts w:asciiTheme="minorHAnsi" w:hAnsiTheme="minorHAnsi" w:cstheme="minorHAnsi"/>
          </w:rPr>
          <w:t>Подключение на основе генерируемых Идентификатора роли и Секрета роли (AppRole)</w:t>
        </w:r>
      </w:hyperlink>
      <w:r w:rsidR="007523D3">
        <w:rPr>
          <w:rFonts w:asciiTheme="minorHAnsi" w:hAnsiTheme="minorHAnsi" w:cstheme="minorHAnsi"/>
        </w:rPr>
        <w:t xml:space="preserve"> из подпункта 4</w:t>
      </w:r>
      <w:r>
        <w:rPr>
          <w:rFonts w:asciiTheme="minorHAnsi" w:hAnsiTheme="minorHAnsi" w:cstheme="minorHAnsi"/>
        </w:rPr>
        <w:t>:</w:t>
      </w:r>
    </w:p>
    <w:p w14:paraId="07732A1F" w14:textId="77777777" w:rsidR="00D01862" w:rsidRDefault="00CB7C69" w:rsidP="003960AB">
      <w:pPr>
        <w:pStyle w:val="ListParagraph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5E" wp14:editId="07732B5F">
                <wp:extent cx="5433225" cy="286247"/>
                <wp:effectExtent l="0" t="0" r="15240" b="19050"/>
                <wp:docPr id="107" name="Надпись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225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C0" w14:textId="77777777" w:rsidR="00E97363" w:rsidRPr="003960AB" w:rsidRDefault="00CB7C69" w:rsidP="00D01862">
                            <w:pPr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"AuthMethod": </w:t>
                            </w:r>
                            <w:r w:rsidRPr="003960AB">
                              <w:rPr>
                                <w:rStyle w:val="HTMLCode"/>
                                <w:rFonts w:eastAsiaTheme="majorEastAsia"/>
                                <w:color w:val="00B0F0"/>
                                <w:szCs w:val="18"/>
                                <w:lang w:val="en-US"/>
                              </w:rPr>
                              <w:t>"AppRole",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5E" id="Надпись 107" o:spid="_x0000_s1109" type="#_x0000_t202" style="width:427.8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" fillcolor="#eeece1 [3214]">
                <v:textbox>
                  <w:txbxContent>
                    <w:p w14:paraId="07732CC0" w14:textId="77777777" w:rsidR="00E97363" w:rsidRPr="003960AB" w:rsidRDefault="00CB7C69" w:rsidP="00D01862">
                      <w:pPr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"AuthMethod": </w:t>
                      </w:r>
                      <w:r w:rsidRPr="003960AB">
                        <w:rPr>
                          <w:rStyle w:val="HTML2"/>
                          <w:rFonts w:eastAsiaTheme="majorEastAsia"/>
                          <w:color w:val="00B0F0"/>
                          <w:szCs w:val="18"/>
                          <w:lang w:val="en-US"/>
                        </w:rPr>
                        <w:t>"AppRole",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20" w14:textId="77777777" w:rsidR="00D01862" w:rsidRPr="002D332B" w:rsidRDefault="00CB7C69" w:rsidP="000E6A4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ID</w:t>
      </w:r>
      <w:r w:rsidRPr="002D332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входа</w:t>
      </w:r>
      <w:r w:rsidR="007523D3">
        <w:rPr>
          <w:rFonts w:asciiTheme="minorHAnsi" w:hAnsiTheme="minorHAnsi" w:cstheme="minorHAnsi"/>
        </w:rPr>
        <w:t xml:space="preserve"> был получен после выполнения команды в </w:t>
      </w:r>
      <w:hyperlink w:anchor="_Подключение_на_основе" w:history="1">
        <w:r w:rsidR="007523D3" w:rsidRPr="007523D3">
          <w:rPr>
            <w:rStyle w:val="Hyperlink"/>
            <w:rFonts w:asciiTheme="minorHAnsi" w:hAnsiTheme="minorHAnsi" w:cstheme="minorHAnsi"/>
          </w:rPr>
          <w:t>Подключение на основе генерируемых Идентификатора роли и Секрета роли (AppRole)</w:t>
        </w:r>
      </w:hyperlink>
      <w:r w:rsidR="007523D3">
        <w:rPr>
          <w:rFonts w:asciiTheme="minorHAnsi" w:hAnsiTheme="minorHAnsi" w:cstheme="minorHAnsi"/>
        </w:rPr>
        <w:t xml:space="preserve"> из подпункта 7</w:t>
      </w:r>
      <w:r>
        <w:rPr>
          <w:rFonts w:asciiTheme="minorHAnsi" w:hAnsiTheme="minorHAnsi" w:cstheme="minorHAnsi"/>
        </w:rPr>
        <w:t>:</w:t>
      </w:r>
    </w:p>
    <w:p w14:paraId="07732A21" w14:textId="77777777" w:rsidR="00D01862" w:rsidRDefault="00CB7C69" w:rsidP="003960AB">
      <w:pPr>
        <w:pStyle w:val="ListParagraph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60" wp14:editId="07732B61">
                <wp:extent cx="5433225" cy="286247"/>
                <wp:effectExtent l="0" t="0" r="15240" b="19050"/>
                <wp:docPr id="108" name="Надпись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225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C1" w14:textId="77777777" w:rsidR="00E97363" w:rsidRPr="003960AB" w:rsidRDefault="00CB7C69" w:rsidP="00D01862">
                            <w:pPr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"RoleId": </w:t>
                            </w:r>
                            <w:r w:rsidRPr="003960AB">
                              <w:rPr>
                                <w:rStyle w:val="HTMLCode"/>
                                <w:rFonts w:eastAsiaTheme="majorEastAsia"/>
                                <w:color w:val="00B0F0"/>
                                <w:szCs w:val="18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00B0F0"/>
                                <w:szCs w:val="18"/>
                                <w:lang w:val="en-US"/>
                              </w:rPr>
                              <w:t>your-role-id</w:t>
                            </w:r>
                            <w:r w:rsidRPr="003960AB">
                              <w:rPr>
                                <w:rStyle w:val="HTMLCode"/>
                                <w:rFonts w:eastAsiaTheme="majorEastAsia"/>
                                <w:color w:val="00B0F0"/>
                                <w:szCs w:val="18"/>
                                <w:lang w:val="en-US"/>
                              </w:rPr>
                              <w:t>",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60" id="Надпись 108" o:spid="_x0000_s1110" type="#_x0000_t202" style="width:427.8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" fillcolor="#eeece1 [3214]">
                <v:textbox>
                  <w:txbxContent>
                    <w:p w14:paraId="07732CC1" w14:textId="77777777" w:rsidR="00E97363" w:rsidRPr="003960AB" w:rsidRDefault="00CB7C69" w:rsidP="00D01862">
                      <w:pPr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"RoleId": </w:t>
                      </w:r>
                      <w:r w:rsidRPr="003960AB">
                        <w:rPr>
                          <w:rStyle w:val="HTML2"/>
                          <w:rFonts w:eastAsiaTheme="majorEastAsia"/>
                          <w:color w:val="00B0F0"/>
                          <w:szCs w:val="18"/>
                          <w:lang w:val="en-US"/>
                        </w:rPr>
                        <w:t>"</w:t>
                      </w:r>
                      <w:r>
                        <w:rPr>
                          <w:rStyle w:val="HTML2"/>
                          <w:rFonts w:eastAsiaTheme="majorEastAsia"/>
                          <w:color w:val="00B0F0"/>
                          <w:szCs w:val="18"/>
                          <w:lang w:val="en-US"/>
                        </w:rPr>
                        <w:t>your-role-id</w:t>
                      </w:r>
                      <w:r w:rsidRPr="003960AB">
                        <w:rPr>
                          <w:rStyle w:val="HTML2"/>
                          <w:rFonts w:eastAsiaTheme="majorEastAsia"/>
                          <w:color w:val="00B0F0"/>
                          <w:szCs w:val="18"/>
                          <w:lang w:val="en-US"/>
                        </w:rPr>
                        <w:t>",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22" w14:textId="77777777" w:rsidR="00D01862" w:rsidRPr="002D332B" w:rsidRDefault="00CB7C69" w:rsidP="000E6A4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Секрет для </w:t>
      </w:r>
      <w:r>
        <w:rPr>
          <w:rFonts w:asciiTheme="minorHAnsi" w:hAnsiTheme="minorHAnsi" w:cstheme="minorHAnsi"/>
          <w:lang w:val="en-US"/>
        </w:rPr>
        <w:t>ID</w:t>
      </w:r>
      <w:r w:rsidR="007523D3" w:rsidRPr="007523D3">
        <w:rPr>
          <w:rFonts w:asciiTheme="minorHAnsi" w:hAnsiTheme="minorHAnsi" w:cstheme="minorHAnsi"/>
        </w:rPr>
        <w:t xml:space="preserve"> </w:t>
      </w:r>
      <w:r w:rsidR="007523D3">
        <w:rPr>
          <w:rFonts w:asciiTheme="minorHAnsi" w:hAnsiTheme="minorHAnsi" w:cstheme="minorHAnsi"/>
        </w:rPr>
        <w:t xml:space="preserve">входа был получен после выполнения команды в </w:t>
      </w:r>
      <w:hyperlink w:anchor="_Подключение_на_основе" w:history="1">
        <w:r w:rsidR="007523D3" w:rsidRPr="007523D3">
          <w:rPr>
            <w:rStyle w:val="Hyperlink"/>
            <w:rFonts w:asciiTheme="minorHAnsi" w:hAnsiTheme="minorHAnsi" w:cstheme="minorHAnsi"/>
          </w:rPr>
          <w:t>Подключение на основе генерируемых Идентификатора роли и Секрета роли (AppRole)</w:t>
        </w:r>
      </w:hyperlink>
      <w:r w:rsidR="007523D3">
        <w:rPr>
          <w:rFonts w:asciiTheme="minorHAnsi" w:hAnsiTheme="minorHAnsi" w:cstheme="minorHAnsi"/>
        </w:rPr>
        <w:t xml:space="preserve"> из подпункта 8</w:t>
      </w:r>
      <w:r>
        <w:rPr>
          <w:rFonts w:asciiTheme="minorHAnsi" w:hAnsiTheme="minorHAnsi" w:cstheme="minorHAnsi"/>
        </w:rPr>
        <w:t>:</w:t>
      </w:r>
    </w:p>
    <w:p w14:paraId="07732A23" w14:textId="77777777" w:rsidR="00D01862" w:rsidRDefault="00CB7C69" w:rsidP="003960AB">
      <w:pPr>
        <w:pStyle w:val="ListParagraph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62" wp14:editId="07732B63">
                <wp:extent cx="5433225" cy="286247"/>
                <wp:effectExtent l="0" t="0" r="15240" b="19050"/>
                <wp:docPr id="109" name="Надпись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225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C2" w14:textId="77777777" w:rsidR="00E97363" w:rsidRPr="003960AB" w:rsidRDefault="00CB7C69" w:rsidP="00D01862">
                            <w:pPr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"RoleSecretId": </w:t>
                            </w:r>
                            <w:r w:rsidRPr="003960AB">
                              <w:rPr>
                                <w:rStyle w:val="HTMLCode"/>
                                <w:rFonts w:eastAsiaTheme="majorEastAsia"/>
                                <w:color w:val="00B0F0"/>
                                <w:szCs w:val="18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00B0F0"/>
                                <w:szCs w:val="18"/>
                                <w:lang w:val="en-US"/>
                              </w:rPr>
                              <w:t>your-role-secret-id</w:t>
                            </w:r>
                            <w:r w:rsidRPr="003960AB">
                              <w:rPr>
                                <w:rStyle w:val="HTMLCode"/>
                                <w:rFonts w:eastAsiaTheme="majorEastAsia"/>
                                <w:color w:val="00B0F0"/>
                                <w:szCs w:val="18"/>
                                <w:lang w:val="en-US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62" id="Надпись 109" o:spid="_x0000_s1111" type="#_x0000_t202" style="width:427.8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" fillcolor="#eeece1 [3214]">
                <v:textbox>
                  <w:txbxContent>
                    <w:p w14:paraId="07732CC2" w14:textId="77777777" w:rsidR="00E97363" w:rsidRPr="003960AB" w:rsidRDefault="00CB7C69" w:rsidP="00D01862">
                      <w:pPr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"RoleSecretId": </w:t>
                      </w:r>
                      <w:r w:rsidRPr="003960AB">
                        <w:rPr>
                          <w:rStyle w:val="HTML2"/>
                          <w:rFonts w:eastAsiaTheme="majorEastAsia"/>
                          <w:color w:val="00B0F0"/>
                          <w:szCs w:val="18"/>
                          <w:lang w:val="en-US"/>
                        </w:rPr>
                        <w:t>"</w:t>
                      </w:r>
                      <w:r>
                        <w:rPr>
                          <w:rStyle w:val="HTML2"/>
                          <w:rFonts w:eastAsiaTheme="majorEastAsia"/>
                          <w:color w:val="00B0F0"/>
                          <w:szCs w:val="18"/>
                          <w:lang w:val="en-US"/>
                        </w:rPr>
                        <w:t>your-role-secret-id</w:t>
                      </w:r>
                      <w:r w:rsidRPr="003960AB">
                        <w:rPr>
                          <w:rStyle w:val="HTML2"/>
                          <w:rFonts w:eastAsiaTheme="majorEastAsia"/>
                          <w:color w:val="00B0F0"/>
                          <w:szCs w:val="18"/>
                          <w:lang w:val="en-US"/>
                        </w:rPr>
                        <w:t>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24" w14:textId="77777777" w:rsidR="00AD517C" w:rsidRDefault="00CB7C69" w:rsidP="000E6A4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Создайте файл </w:t>
      </w:r>
      <w:r>
        <w:rPr>
          <w:rFonts w:asciiTheme="minorHAnsi" w:hAnsiTheme="minorHAnsi" w:cstheme="minorHAnsi"/>
          <w:lang w:val="en-US"/>
        </w:rPr>
        <w:t>vault</w:t>
      </w:r>
      <w:r w:rsidRPr="00AD517C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  <w:lang w:val="en-US"/>
        </w:rPr>
        <w:t>settings</w:t>
      </w:r>
      <w:r w:rsidRPr="00AD517C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  <w:lang w:val="en-US"/>
        </w:rPr>
        <w:t>json</w:t>
      </w:r>
    </w:p>
    <w:p w14:paraId="07732A25" w14:textId="77777777" w:rsidR="00AD517C" w:rsidRDefault="00CB7C69" w:rsidP="00AD517C">
      <w:pPr>
        <w:pStyle w:val="ListParagraph"/>
        <w:rPr>
          <w:rFonts w:asciiTheme="minorHAnsi" w:hAnsiTheme="minorHAnsi" w:cstheme="minorHAnsi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64" wp14:editId="07732B65">
                <wp:extent cx="5433225" cy="286247"/>
                <wp:effectExtent l="0" t="0" r="15240" b="19050"/>
                <wp:docPr id="1207722208" name="Надпись 1207722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225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C3" w14:textId="77777777" w:rsidR="00E97363" w:rsidRPr="00AD517C" w:rsidRDefault="00CB7C69" w:rsidP="00AD517C">
                            <w:pPr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nano /opt/wss/docs/vault.settings.json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64" id="Надпись 1207722208" o:spid="_x0000_s1112" type="#_x0000_t202" style="width:427.8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" fillcolor="#eeece1 [3214]">
                <v:textbox>
                  <w:txbxContent>
                    <w:p w14:paraId="07732CC3" w14:textId="77777777" w:rsidR="00E97363" w:rsidRPr="00AD517C" w:rsidRDefault="00CB7C69" w:rsidP="00AD517C">
                      <w:pPr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nano /opt/wss/docs/vault.settings.json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26" w14:textId="77777777" w:rsidR="00AD517C" w:rsidRDefault="00CB7C69" w:rsidP="00AD517C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Вставьте подготовленный текст из предыдущего пункта.</w:t>
      </w:r>
    </w:p>
    <w:p w14:paraId="07732A27" w14:textId="77777777" w:rsidR="00AD517C" w:rsidRPr="00AD517C" w:rsidRDefault="00CB7C69" w:rsidP="000E6A4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Создайте файл </w:t>
      </w:r>
      <w:r>
        <w:rPr>
          <w:rFonts w:asciiTheme="minorHAnsi" w:hAnsiTheme="minorHAnsi" w:cstheme="minorHAnsi"/>
          <w:lang w:val="en-US"/>
        </w:rPr>
        <w:t>default.appsettings.json</w:t>
      </w:r>
    </w:p>
    <w:p w14:paraId="07732A28" w14:textId="77777777" w:rsidR="00AD517C" w:rsidRDefault="00CB7C69" w:rsidP="00AD517C">
      <w:pPr>
        <w:pStyle w:val="ListParagraph"/>
        <w:rPr>
          <w:rFonts w:asciiTheme="minorHAnsi" w:hAnsiTheme="minorHAnsi" w:cstheme="minorHAnsi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66" wp14:editId="07732B67">
                <wp:extent cx="5433225" cy="286247"/>
                <wp:effectExtent l="0" t="0" r="15240" b="19050"/>
                <wp:docPr id="1207722209" name="Надпись 1207722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225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C4" w14:textId="77777777" w:rsidR="00E97363" w:rsidRPr="00AD517C" w:rsidRDefault="00CB7C69" w:rsidP="00AD517C">
                            <w:pPr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nano /opt/wss/docs/default.appsettings.json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66" id="Надпись 1207722209" o:spid="_x0000_s1113" type="#_x0000_t202" style="width:427.8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" fillcolor="#eeece1 [3214]">
                <v:textbox>
                  <w:txbxContent>
                    <w:p w14:paraId="07732CC4" w14:textId="77777777" w:rsidR="00E97363" w:rsidRPr="00AD517C" w:rsidRDefault="00CB7C69" w:rsidP="00AD517C">
                      <w:pPr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</w:pPr>
                      <w:r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nano /opt/wss/docs/default.appsettings.json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29" w14:textId="77777777" w:rsidR="00AD517C" w:rsidRDefault="00CB7C69" w:rsidP="00AD517C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Вставьте следующий текст:</w:t>
      </w:r>
    </w:p>
    <w:p w14:paraId="07732A2A" w14:textId="77777777" w:rsidR="00AD517C" w:rsidRPr="00AD517C" w:rsidRDefault="00CB7C69" w:rsidP="00AD517C">
      <w:pPr>
        <w:pStyle w:val="ListParagraph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07732B68" wp14:editId="07732B69">
                <wp:extent cx="5433225" cy="1762125"/>
                <wp:effectExtent l="0" t="0" r="15240" b="28575"/>
                <wp:docPr id="1207722210" name="Надпись 1207722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225" cy="17621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C5" w14:textId="77777777" w:rsidR="00E97363" w:rsidRPr="00AD517C" w:rsidRDefault="00CB7C69" w:rsidP="00AD517C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07732CC6" w14:textId="77777777" w:rsidR="00E97363" w:rsidRPr="00AD517C" w:rsidRDefault="00CB7C69" w:rsidP="00AD517C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"Logging": {</w:t>
                            </w:r>
                          </w:p>
                          <w:p w14:paraId="07732CC7" w14:textId="77777777" w:rsidR="00E97363" w:rsidRPr="00AD517C" w:rsidRDefault="00CB7C69" w:rsidP="00AD517C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"LogLevel": {</w:t>
                            </w:r>
                          </w:p>
                          <w:p w14:paraId="07732CC8" w14:textId="77777777" w:rsidR="00E97363" w:rsidRPr="00AD517C" w:rsidRDefault="00CB7C69" w:rsidP="00AD517C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"Default": "Warning",</w:t>
                            </w:r>
                          </w:p>
                          <w:p w14:paraId="07732CC9" w14:textId="77777777" w:rsidR="00E97363" w:rsidRPr="00AD517C" w:rsidRDefault="00CB7C69" w:rsidP="00AD517C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"Microsoft.AspNetCore": "Warning"</w:t>
                            </w:r>
                          </w:p>
                          <w:p w14:paraId="07732CCA" w14:textId="77777777" w:rsidR="00E97363" w:rsidRPr="00AD517C" w:rsidRDefault="00CB7C69" w:rsidP="00AD517C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}</w:t>
                            </w:r>
                          </w:p>
                          <w:p w14:paraId="07732CCB" w14:textId="77777777" w:rsidR="00E97363" w:rsidRPr="00AD517C" w:rsidRDefault="00CB7C69" w:rsidP="00AD517C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},</w:t>
                            </w:r>
                          </w:p>
                          <w:p w14:paraId="07732CCC" w14:textId="77777777" w:rsidR="00E97363" w:rsidRPr="00AD517C" w:rsidRDefault="00CB7C69" w:rsidP="00AD517C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"PrependConfigFiles": [ "vault.settings.json" ]</w:t>
                            </w:r>
                          </w:p>
                          <w:p w14:paraId="07732CCD" w14:textId="77777777" w:rsidR="00E97363" w:rsidRPr="00AD517C" w:rsidRDefault="00CB7C69" w:rsidP="00AD517C">
                            <w:pPr>
                              <w:contextualSpacing/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68" id="Надпись 1207722210" o:spid="_x0000_s1114" type="#_x0000_t202" style="width:427.8pt;height:13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" fillcolor="#eeece1 [3214]">
                <v:textbox>
                  <w:txbxContent>
                    <w:p w14:paraId="07732CC5" w14:textId="77777777" w:rsidR="00E97363" w:rsidRPr="00AD517C" w:rsidRDefault="00CB7C69" w:rsidP="00AD517C">
                      <w:pPr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AD517C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{</w:t>
                      </w:r>
                    </w:p>
                    <w:p w14:paraId="07732CC6" w14:textId="77777777" w:rsidR="00E97363" w:rsidRPr="00AD517C" w:rsidRDefault="00CB7C69" w:rsidP="00AD517C">
                      <w:pPr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AD517C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"Logging": {</w:t>
                      </w:r>
                    </w:p>
                    <w:p w14:paraId="07732CC7" w14:textId="77777777" w:rsidR="00E97363" w:rsidRPr="00AD517C" w:rsidRDefault="00CB7C69" w:rsidP="00AD517C">
                      <w:pPr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AD517C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"LogLevel": {</w:t>
                      </w:r>
                    </w:p>
                    <w:p w14:paraId="07732CC8" w14:textId="77777777" w:rsidR="00E97363" w:rsidRPr="00AD517C" w:rsidRDefault="00CB7C69" w:rsidP="00AD517C">
                      <w:pPr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AD517C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  "Default": "Warning",</w:t>
                      </w:r>
                    </w:p>
                    <w:p w14:paraId="07732CC9" w14:textId="77777777" w:rsidR="00E97363" w:rsidRPr="00AD517C" w:rsidRDefault="00CB7C69" w:rsidP="00AD517C">
                      <w:pPr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AD517C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  "Microsoft.AspNetCore": "Warning"</w:t>
                      </w:r>
                    </w:p>
                    <w:p w14:paraId="07732CCA" w14:textId="77777777" w:rsidR="00E97363" w:rsidRPr="00AD517C" w:rsidRDefault="00CB7C69" w:rsidP="00AD517C">
                      <w:pPr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AD517C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}</w:t>
                      </w:r>
                    </w:p>
                    <w:p w14:paraId="07732CCB" w14:textId="77777777" w:rsidR="00E97363" w:rsidRPr="00AD517C" w:rsidRDefault="00CB7C69" w:rsidP="00AD517C">
                      <w:pPr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AD517C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},</w:t>
                      </w:r>
                    </w:p>
                    <w:p w14:paraId="07732CCC" w14:textId="77777777" w:rsidR="00E97363" w:rsidRPr="00AD517C" w:rsidRDefault="00CB7C69" w:rsidP="00AD517C">
                      <w:pPr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AD517C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"PrependConfigFiles": [ "vault.settings.json" ]</w:t>
                      </w:r>
                    </w:p>
                    <w:p w14:paraId="07732CCD" w14:textId="77777777" w:rsidR="00E97363" w:rsidRPr="00AD517C" w:rsidRDefault="00CB7C69" w:rsidP="00AD517C">
                      <w:pPr>
                        <w:contextualSpacing/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</w:pPr>
                      <w:r w:rsidRPr="00AD517C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2B" w14:textId="77777777" w:rsidR="007D1BFF" w:rsidRDefault="00CB7C69" w:rsidP="004E40BC">
      <w:pPr>
        <w:pStyle w:val="Heading2"/>
      </w:pPr>
      <w:bookmarkStart w:id="256" w:name="_Toc164845517"/>
      <w:r>
        <w:t xml:space="preserve">Настройка прокси-сервера </w:t>
      </w:r>
      <w:r w:rsidR="00E0695E">
        <w:rPr>
          <w:lang w:val="en-US"/>
        </w:rPr>
        <w:t>Nginx</w:t>
      </w:r>
      <w:r w:rsidRPr="000F7CAC">
        <w:t xml:space="preserve"> </w:t>
      </w:r>
      <w:r>
        <w:t>веб-приложения WSS</w:t>
      </w:r>
      <w:r w:rsidR="00E0695E">
        <w:t xml:space="preserve"> </w:t>
      </w:r>
      <w:r>
        <w:t>Docs</w:t>
      </w:r>
      <w:bookmarkEnd w:id="256"/>
    </w:p>
    <w:p w14:paraId="07732A2C" w14:textId="77777777" w:rsidR="00EE57FF" w:rsidRDefault="00CB7C69" w:rsidP="000E6A4E">
      <w:pPr>
        <w:pStyle w:val="ListParagraph"/>
        <w:numPr>
          <w:ilvl w:val="0"/>
          <w:numId w:val="33"/>
        </w:numPr>
      </w:pPr>
      <w:r>
        <w:t xml:space="preserve">Откройте вложенный файл в данном документе, который будет отвечать за работу прокси-сервера </w:t>
      </w:r>
      <w:r>
        <w:rPr>
          <w:lang w:val="en-US"/>
        </w:rPr>
        <w:t>Nginx</w:t>
      </w:r>
      <w:r>
        <w:t>:</w:t>
      </w:r>
    </w:p>
    <w:p w14:paraId="07732A2D" w14:textId="77777777" w:rsidR="00E0695E" w:rsidRPr="00E0695E" w:rsidRDefault="00CB7C69" w:rsidP="00E0695E">
      <w:pPr>
        <w:pStyle w:val="ListParagraph"/>
        <w:rPr>
          <w:lang w:val="en-US"/>
        </w:rPr>
      </w:pPr>
      <w:r>
        <w:rPr>
          <w:lang w:val="en-US"/>
        </w:rPr>
        <w:object w:dxaOrig="1545" w:dyaOrig="1005" w14:anchorId="07732B6A">
          <v:shape id="_x0000_i1035" type="#_x0000_t75" style="width:77.25pt;height:50.25pt" o:ole="" o:oleicon="t">
            <v:imagedata r:id="rId79" o:title=""/>
          </v:shape>
          <o:OLEObject Type="Embed" ProgID="Package" ShapeID="_x0000_i1035" DrawAspect="Icon" ObjectID="_1794312017" r:id="rId80"/>
        </w:object>
      </w:r>
    </w:p>
    <w:p w14:paraId="07732A2E" w14:textId="77777777" w:rsidR="00E0695E" w:rsidRDefault="00CB7C69" w:rsidP="000E6A4E">
      <w:pPr>
        <w:pStyle w:val="ListParagraph"/>
        <w:numPr>
          <w:ilvl w:val="0"/>
          <w:numId w:val="33"/>
        </w:numPr>
      </w:pPr>
      <w:r>
        <w:t xml:space="preserve">Измените </w:t>
      </w:r>
      <w:r>
        <w:rPr>
          <w:lang w:val="en-US"/>
        </w:rPr>
        <w:t>FQDN</w:t>
      </w:r>
      <w:r w:rsidRPr="00E0695E">
        <w:t xml:space="preserve"> </w:t>
      </w:r>
      <w:r>
        <w:t xml:space="preserve">адреса, по которому будет доступен </w:t>
      </w:r>
      <w:r>
        <w:rPr>
          <w:lang w:val="en-US"/>
        </w:rPr>
        <w:t>WSS</w:t>
      </w:r>
      <w:r w:rsidRPr="00E0695E">
        <w:t xml:space="preserve"> </w:t>
      </w:r>
      <w:r>
        <w:rPr>
          <w:lang w:val="en-US"/>
        </w:rPr>
        <w:t>Docs</w:t>
      </w:r>
      <w:r>
        <w:t xml:space="preserve">, заменив значения </w:t>
      </w:r>
      <w:r w:rsidRPr="00E0695E">
        <w:rPr>
          <w:b/>
        </w:rPr>
        <w:t>change_me_FQDN_addres.domain.loc</w:t>
      </w:r>
      <w:r>
        <w:rPr>
          <w:b/>
        </w:rPr>
        <w:t xml:space="preserve"> </w:t>
      </w:r>
    </w:p>
    <w:p w14:paraId="07732A2F" w14:textId="77777777" w:rsidR="00E0695E" w:rsidRPr="009D57B5" w:rsidRDefault="00CB7C69" w:rsidP="00E0695E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6B" wp14:editId="07732B6C">
                <wp:extent cx="5433225" cy="895350"/>
                <wp:effectExtent l="0" t="0" r="15240" b="19050"/>
                <wp:docPr id="1207722211" name="Надпись 1207722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225" cy="8953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CE" w14:textId="77777777" w:rsidR="00E97363" w:rsidRPr="00E0695E" w:rsidRDefault="00CB7C69" w:rsidP="00E0695E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E0695E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server {</w:t>
                            </w:r>
                          </w:p>
                          <w:p w14:paraId="07732CCF" w14:textId="77777777" w:rsidR="00E97363" w:rsidRPr="00E0695E" w:rsidRDefault="00CB7C69" w:rsidP="00E0695E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E0695E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listen        443 ssl;</w:t>
                            </w:r>
                          </w:p>
                          <w:p w14:paraId="07732CD0" w14:textId="77777777" w:rsidR="00E97363" w:rsidRPr="00AD517C" w:rsidRDefault="00CB7C69" w:rsidP="00E0695E">
                            <w:pPr>
                              <w:contextualSpacing/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</w:pPr>
                            <w:r w:rsidRPr="00E0695E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server_name   change_me_FQDN_addres.domain.loc *.change_me_FQDN_addres.domain.loc;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6B" id="Надпись 1207722211" o:spid="_x0000_s1115" type="#_x0000_t202" style="width:427.8pt;height: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" fillcolor="#eeece1 [3214]">
                <v:textbox>
                  <w:txbxContent>
                    <w:p w14:paraId="07732CCE" w14:textId="77777777" w:rsidR="00E97363" w:rsidRPr="00E0695E" w:rsidRDefault="00CB7C69" w:rsidP="00E0695E">
                      <w:pPr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E0695E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server {</w:t>
                      </w:r>
                    </w:p>
                    <w:p w14:paraId="07732CCF" w14:textId="77777777" w:rsidR="00E97363" w:rsidRPr="00E0695E" w:rsidRDefault="00CB7C69" w:rsidP="00E0695E">
                      <w:pPr>
                        <w:contextualSpacing/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</w:pPr>
                      <w:r w:rsidRPr="00E0695E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listen        443 ssl;</w:t>
                      </w:r>
                    </w:p>
                    <w:p w14:paraId="07732CD0" w14:textId="77777777" w:rsidR="00E97363" w:rsidRPr="00AD517C" w:rsidRDefault="00CB7C69" w:rsidP="00E0695E">
                      <w:pPr>
                        <w:contextualSpacing/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</w:pPr>
                      <w:r w:rsidRPr="00E0695E">
                        <w:rPr>
                          <w:rStyle w:val="HTML2"/>
                          <w:rFonts w:eastAsiaTheme="majorEastAsia"/>
                          <w:szCs w:val="18"/>
                          <w:lang w:val="en-US"/>
                        </w:rPr>
                        <w:t xml:space="preserve">    server_name   change_me_FQDN_addres.domain.loc *.change_me_FQDN_addres.domain.loc;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30" w14:textId="77777777" w:rsidR="00923E5F" w:rsidRDefault="00CB7C69" w:rsidP="004E40BC">
      <w:pPr>
        <w:pStyle w:val="Heading2"/>
      </w:pPr>
      <w:bookmarkStart w:id="257" w:name="_Toc164845518"/>
      <w:r>
        <w:t>Запуск веб-приложения WSS</w:t>
      </w:r>
      <w:r w:rsidR="00E0695E">
        <w:t xml:space="preserve"> </w:t>
      </w:r>
      <w:r>
        <w:t>Docs</w:t>
      </w:r>
      <w:bookmarkEnd w:id="257"/>
    </w:p>
    <w:p w14:paraId="07732A31" w14:textId="77777777" w:rsidR="0059238E" w:rsidRDefault="00CB7C69" w:rsidP="0059238E">
      <w:r w:rsidRPr="00CB51CA">
        <w:t>Для запуска контейнеров, конфигурация которых описана в файл</w:t>
      </w:r>
      <w:r>
        <w:t>е</w:t>
      </w:r>
      <w:r w:rsidRPr="00CB51CA">
        <w:t xml:space="preserve"> </w:t>
      </w:r>
      <w:r w:rsidRPr="00623002">
        <w:rPr>
          <w:b/>
        </w:rPr>
        <w:t>docker-compose.yml</w:t>
      </w:r>
      <w:r>
        <w:t xml:space="preserve">, необходимо перейти в директорию хранения файла </w:t>
      </w:r>
      <w:r w:rsidRPr="00623002">
        <w:rPr>
          <w:b/>
        </w:rPr>
        <w:t>/</w:t>
      </w:r>
      <w:r w:rsidRPr="00623002">
        <w:rPr>
          <w:b/>
          <w:lang w:val="en-US"/>
        </w:rPr>
        <w:t>opt</w:t>
      </w:r>
      <w:r w:rsidRPr="00623002">
        <w:rPr>
          <w:b/>
        </w:rPr>
        <w:t>/</w:t>
      </w:r>
      <w:r w:rsidRPr="00623002">
        <w:rPr>
          <w:b/>
          <w:lang w:val="en-US"/>
        </w:rPr>
        <w:t>wss</w:t>
      </w:r>
      <w:r w:rsidRPr="00623002">
        <w:rPr>
          <w:b/>
        </w:rPr>
        <w:t>/</w:t>
      </w:r>
      <w:r>
        <w:rPr>
          <w:b/>
          <w:lang w:val="en-US"/>
        </w:rPr>
        <w:t>docs</w:t>
      </w:r>
      <w:r w:rsidRPr="0055467D">
        <w:rPr>
          <w:b/>
        </w:rPr>
        <w:t>/</w:t>
      </w:r>
      <w:r>
        <w:rPr>
          <w:b/>
          <w:lang w:val="en-US"/>
        </w:rPr>
        <w:t>app</w:t>
      </w:r>
      <w:r w:rsidRPr="00623002">
        <w:rPr>
          <w:b/>
        </w:rPr>
        <w:t xml:space="preserve"> /</w:t>
      </w:r>
      <w:r>
        <w:t xml:space="preserve"> и выполнить команду</w:t>
      </w:r>
      <w:r w:rsidRPr="00CB51CA">
        <w:t>:</w:t>
      </w:r>
    </w:p>
    <w:p w14:paraId="07732A32" w14:textId="77777777" w:rsidR="0059238E" w:rsidRDefault="00CB7C69" w:rsidP="0059238E"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6D" wp14:editId="07732B6E">
                <wp:extent cx="5886450" cy="262393"/>
                <wp:effectExtent l="0" t="0" r="19050" b="23495"/>
                <wp:docPr id="10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D1" w14:textId="77777777" w:rsidR="00E97363" w:rsidRPr="003960AB" w:rsidRDefault="00CB7C69" w:rsidP="0059238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docker compose –f /opt/wss/docs/app/docker-compose.yml up -d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6D" id="_x0000_s1116" type="#_x0000_t202" style="width:463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" fillcolor="#eeece1 [3214]">
                <v:textbox>
                  <w:txbxContent>
                    <w:p w14:paraId="07732CD1" w14:textId="77777777" w:rsidR="00E97363" w:rsidRPr="003960AB" w:rsidRDefault="00CB7C69" w:rsidP="0059238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docker compose –f /opt/wss/docs/app/docker-compose.yml up -d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33" w14:textId="77777777" w:rsidR="0059238E" w:rsidRDefault="00CB7C69" w:rsidP="0059238E">
      <w:pPr>
        <w:jc w:val="left"/>
      </w:pPr>
      <w:r w:rsidRPr="00CB51CA">
        <w:t>Убедитесь, что контейнер запущен:</w:t>
      </w:r>
    </w:p>
    <w:p w14:paraId="07732A34" w14:textId="77777777" w:rsidR="0059238E" w:rsidRPr="00972716" w:rsidRDefault="00CB7C69" w:rsidP="0059238E">
      <w:pPr>
        <w:jc w:val="left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7732B6F" wp14:editId="07732B70">
                <wp:extent cx="5886450" cy="262393"/>
                <wp:effectExtent l="0" t="0" r="19050" b="23495"/>
                <wp:docPr id="1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2CD2" w14:textId="77777777" w:rsidR="00E97363" w:rsidRPr="003960AB" w:rsidRDefault="00CB7C69" w:rsidP="0059238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docker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732B6F" id="_x0000_s1117" type="#_x0000_t202" style="width:463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" fillcolor="#eeece1 [3214]">
                <v:textbox>
                  <w:txbxContent>
                    <w:p w14:paraId="07732CD2" w14:textId="77777777" w:rsidR="00E97363" w:rsidRPr="003960AB" w:rsidRDefault="00CB7C69" w:rsidP="0059238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docker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32A35" w14:textId="77777777" w:rsidR="00E837B5" w:rsidRDefault="00CB7C69" w:rsidP="00E837B5">
      <w:pPr>
        <w:pStyle w:val="Heading2"/>
      </w:pPr>
      <w:bookmarkStart w:id="258" w:name="_Настройка_учётной_записи,"/>
      <w:bookmarkStart w:id="259" w:name="_Toc164845519"/>
      <w:bookmarkEnd w:id="258"/>
      <w:r>
        <w:t>Настройка параметров приложения</w:t>
      </w:r>
      <w:bookmarkEnd w:id="259"/>
    </w:p>
    <w:p w14:paraId="07732A36" w14:textId="77777777" w:rsidR="002A7045" w:rsidRDefault="00CB7C69" w:rsidP="0055467D">
      <w:pPr>
        <w:jc w:val="left"/>
      </w:pPr>
      <w:r>
        <w:t xml:space="preserve">Переходим на страницу </w:t>
      </w:r>
      <w:r w:rsidR="00AA23C5">
        <w:t xml:space="preserve">«коллекции узлов» </w:t>
      </w:r>
      <w:r>
        <w:t xml:space="preserve">приложения: </w:t>
      </w:r>
      <w:hyperlink r:id="rId81" w:history="1">
        <w:r w:rsidRPr="00E837B5">
          <w:rPr>
            <w:rStyle w:val="Hyperlink"/>
          </w:rPr>
          <w:t>http</w:t>
        </w:r>
        <w:r w:rsidRPr="00E837B5">
          <w:rPr>
            <w:rStyle w:val="Hyperlink"/>
            <w:lang w:val="en-US"/>
          </w:rPr>
          <w:t>s</w:t>
        </w:r>
        <w:r w:rsidRPr="00E837B5">
          <w:rPr>
            <w:rStyle w:val="Hyperlink"/>
          </w:rPr>
          <w:t>://</w:t>
        </w:r>
        <w:r w:rsidRPr="00E837B5">
          <w:rPr>
            <w:rStyle w:val="Hyperlink"/>
            <w:lang w:val="en-US"/>
          </w:rPr>
          <w:t>local</w:t>
        </w:r>
        <w:r w:rsidRPr="00E837B5">
          <w:rPr>
            <w:rStyle w:val="Hyperlink"/>
          </w:rPr>
          <w:t>.</w:t>
        </w:r>
        <w:r w:rsidRPr="00E837B5">
          <w:rPr>
            <w:rStyle w:val="Hyperlink"/>
            <w:lang w:val="en-US"/>
          </w:rPr>
          <w:t>domain</w:t>
        </w:r>
        <w:r w:rsidRPr="00E837B5">
          <w:rPr>
            <w:rStyle w:val="Hyperlink"/>
          </w:rPr>
          <w:t>.</w:t>
        </w:r>
        <w:r w:rsidRPr="00E837B5">
          <w:rPr>
            <w:rStyle w:val="Hyperlink"/>
            <w:lang w:val="en-US"/>
          </w:rPr>
          <w:t>loc</w:t>
        </w:r>
        <w:r w:rsidRPr="00E837B5">
          <w:rPr>
            <w:rStyle w:val="Hyperlink"/>
          </w:rPr>
          <w:t>/admin/ApplicationEdit</w:t>
        </w:r>
      </w:hyperlink>
    </w:p>
    <w:p w14:paraId="07732A37" w14:textId="77777777" w:rsidR="00E837B5" w:rsidRPr="00E837B5" w:rsidRDefault="00CB7C69" w:rsidP="0055467D">
      <w:pPr>
        <w:jc w:val="left"/>
      </w:pPr>
      <w:r>
        <w:t xml:space="preserve">Где нам будет предложена авторизация в приложение с использованием данных от созданной учетной записи в пункте </w:t>
      </w:r>
      <w:hyperlink w:anchor="_Создание_учетной_записи" w:history="1">
        <w:r w:rsidRPr="00E837B5">
          <w:rPr>
            <w:rStyle w:val="Hyperlink"/>
          </w:rPr>
          <w:t>Создание учетной записи для входа в приложение WSSDocs5</w:t>
        </w:r>
      </w:hyperlink>
      <w:r>
        <w:t xml:space="preserve"> </w:t>
      </w:r>
    </w:p>
    <w:p w14:paraId="07732A38" w14:textId="77777777" w:rsidR="00923E5F" w:rsidRDefault="00CB7C69" w:rsidP="00923E5F">
      <w:r>
        <w:lastRenderedPageBreak/>
        <w:t>У</w:t>
      </w:r>
      <w:r w:rsidR="00E23A6D">
        <w:t>кажите соответствующие названия базы данных</w:t>
      </w:r>
      <w:r w:rsidR="0094653A">
        <w:t xml:space="preserve"> в каждом поле, для активации полей в разделах «База архивных данных и База журналируемых данных» нажмите на кнопку с текстом «Использовать указанную базу данных (без переноса в нее данных)»</w:t>
      </w:r>
    </w:p>
    <w:p w14:paraId="07732A39" w14:textId="77777777" w:rsidR="00AA23C5" w:rsidRDefault="00CB7C69" w:rsidP="000E6A4E">
      <w:pPr>
        <w:pStyle w:val="ListParagraph"/>
        <w:numPr>
          <w:ilvl w:val="0"/>
          <w:numId w:val="27"/>
        </w:numPr>
      </w:pPr>
      <w:r>
        <w:t>Имя базы основных данных</w:t>
      </w:r>
      <w:r w:rsidRPr="002D332B">
        <w:t xml:space="preserve"> - </w:t>
      </w:r>
      <w:r w:rsidRPr="002D332B">
        <w:rPr>
          <w:b/>
          <w:lang w:val="en-US"/>
        </w:rPr>
        <w:t>DBF</w:t>
      </w:r>
      <w:r w:rsidRPr="002D332B">
        <w:rPr>
          <w:b/>
        </w:rPr>
        <w:t>_</w:t>
      </w:r>
      <w:r w:rsidRPr="002D332B">
        <w:rPr>
          <w:b/>
          <w:lang w:val="en-US"/>
        </w:rPr>
        <w:t>Content</w:t>
      </w:r>
    </w:p>
    <w:p w14:paraId="07732A3A" w14:textId="77777777" w:rsidR="00C73680" w:rsidRPr="002D332B" w:rsidRDefault="00CB7C69" w:rsidP="000E6A4E">
      <w:pPr>
        <w:pStyle w:val="ListParagraph"/>
        <w:numPr>
          <w:ilvl w:val="0"/>
          <w:numId w:val="26"/>
        </w:numPr>
      </w:pPr>
      <w:r>
        <w:t>Имя базы архивных данных</w:t>
      </w:r>
      <w:r w:rsidRPr="002D332B">
        <w:t xml:space="preserve"> - </w:t>
      </w:r>
      <w:r w:rsidRPr="002D332B">
        <w:rPr>
          <w:b/>
          <w:lang w:val="en-US"/>
        </w:rPr>
        <w:t>DBF</w:t>
      </w:r>
      <w:r w:rsidRPr="002D332B">
        <w:rPr>
          <w:b/>
        </w:rPr>
        <w:t>_</w:t>
      </w:r>
      <w:r w:rsidRPr="002D332B">
        <w:rPr>
          <w:b/>
          <w:lang w:val="en-US"/>
        </w:rPr>
        <w:t>Content</w:t>
      </w:r>
      <w:r w:rsidRPr="002D332B">
        <w:rPr>
          <w:b/>
        </w:rPr>
        <w:t>_</w:t>
      </w:r>
      <w:r w:rsidRPr="002D332B">
        <w:rPr>
          <w:b/>
          <w:lang w:val="en-US"/>
        </w:rPr>
        <w:t>Archive</w:t>
      </w:r>
    </w:p>
    <w:p w14:paraId="07732A3B" w14:textId="77777777" w:rsidR="00C73680" w:rsidRPr="002D332B" w:rsidRDefault="00CB7C69" w:rsidP="000E6A4E">
      <w:pPr>
        <w:pStyle w:val="ListParagraph"/>
        <w:numPr>
          <w:ilvl w:val="0"/>
          <w:numId w:val="26"/>
        </w:numPr>
      </w:pPr>
      <w:r>
        <w:t>Имя базы журналируемых данных</w:t>
      </w:r>
      <w:r w:rsidRPr="002D332B">
        <w:t xml:space="preserve"> – </w:t>
      </w:r>
      <w:r w:rsidRPr="002D332B">
        <w:rPr>
          <w:b/>
          <w:lang w:val="en-US"/>
        </w:rPr>
        <w:t>DBF</w:t>
      </w:r>
      <w:r w:rsidRPr="002D332B">
        <w:rPr>
          <w:b/>
        </w:rPr>
        <w:t>_</w:t>
      </w:r>
      <w:r w:rsidRPr="002D332B">
        <w:rPr>
          <w:b/>
          <w:lang w:val="en-US"/>
        </w:rPr>
        <w:t>Content</w:t>
      </w:r>
      <w:r w:rsidRPr="002D332B">
        <w:rPr>
          <w:b/>
        </w:rPr>
        <w:t>_</w:t>
      </w:r>
      <w:r w:rsidRPr="002D332B">
        <w:rPr>
          <w:b/>
          <w:lang w:val="en-US"/>
        </w:rPr>
        <w:t>Logs</w:t>
      </w:r>
    </w:p>
    <w:p w14:paraId="07732A3C" w14:textId="77777777" w:rsidR="00C73680" w:rsidRDefault="00CB7C69" w:rsidP="000E6A4E">
      <w:pPr>
        <w:pStyle w:val="ListParagraph"/>
        <w:numPr>
          <w:ilvl w:val="0"/>
          <w:numId w:val="26"/>
        </w:numPr>
      </w:pPr>
      <w:r>
        <w:t>Общедоступный адрес приложения</w:t>
      </w:r>
      <w:r w:rsidRPr="002D332B">
        <w:t xml:space="preserve"> - </w:t>
      </w:r>
      <w:r w:rsidRPr="002D332B">
        <w:rPr>
          <w:b/>
          <w:lang w:val="en-US"/>
        </w:rPr>
        <w:t>https</w:t>
      </w:r>
      <w:r w:rsidRPr="002D332B">
        <w:rPr>
          <w:b/>
        </w:rPr>
        <w:t>://</w:t>
      </w:r>
      <w:r w:rsidRPr="002D332B">
        <w:rPr>
          <w:b/>
          <w:lang w:val="en-US"/>
        </w:rPr>
        <w:t>local</w:t>
      </w:r>
      <w:r w:rsidRPr="002D332B">
        <w:rPr>
          <w:b/>
        </w:rPr>
        <w:t>.</w:t>
      </w:r>
      <w:r w:rsidRPr="002D332B">
        <w:rPr>
          <w:b/>
          <w:lang w:val="en-US"/>
        </w:rPr>
        <w:t>domain</w:t>
      </w:r>
      <w:r w:rsidRPr="002D332B">
        <w:rPr>
          <w:b/>
        </w:rPr>
        <w:t>.</w:t>
      </w:r>
      <w:r w:rsidRPr="002D332B">
        <w:rPr>
          <w:b/>
          <w:lang w:val="en-US"/>
        </w:rPr>
        <w:t>loc</w:t>
      </w:r>
    </w:p>
    <w:p w14:paraId="07732A3D" w14:textId="77777777" w:rsidR="0059238E" w:rsidRPr="00972716" w:rsidRDefault="00CB7C69" w:rsidP="00954D39">
      <w:r>
        <w:rPr>
          <w:noProof/>
          <w:lang w:val="en-US"/>
        </w:rPr>
        <w:drawing>
          <wp:inline distT="0" distB="0" distL="0" distR="0" wp14:anchorId="07732B71" wp14:editId="07732B72">
            <wp:extent cx="5486400" cy="3101825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9263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03933" cy="311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07732A3E" w14:textId="77777777" w:rsidR="00923E5F" w:rsidRDefault="00CB7C69" w:rsidP="004E40BC">
      <w:pPr>
        <w:pStyle w:val="Heading2"/>
      </w:pPr>
      <w:bookmarkStart w:id="260" w:name="_Toc164845520"/>
      <w:r>
        <w:t>Обновление схемы метаданных</w:t>
      </w:r>
      <w:bookmarkEnd w:id="260"/>
    </w:p>
    <w:p w14:paraId="07732A3F" w14:textId="77777777" w:rsidR="00923E5F" w:rsidRDefault="00CB7C69" w:rsidP="003960AB">
      <w:r w:rsidRPr="00923E5F">
        <w:t xml:space="preserve">Перейдите на страницу </w:t>
      </w:r>
      <w:hyperlink r:id="rId83" w:history="1">
        <w:r w:rsidR="00E837B5" w:rsidRPr="00E837B5">
          <w:rPr>
            <w:rStyle w:val="Hyperlink"/>
          </w:rPr>
          <w:t>http</w:t>
        </w:r>
        <w:r w:rsidR="00E837B5" w:rsidRPr="00E837B5">
          <w:rPr>
            <w:rStyle w:val="Hyperlink"/>
            <w:lang w:val="en-US"/>
          </w:rPr>
          <w:t>s</w:t>
        </w:r>
        <w:r w:rsidR="00E837B5" w:rsidRPr="00E837B5">
          <w:rPr>
            <w:rStyle w:val="Hyperlink"/>
          </w:rPr>
          <w:t>://</w:t>
        </w:r>
        <w:r w:rsidR="00E837B5" w:rsidRPr="00E837B5">
          <w:rPr>
            <w:rStyle w:val="Hyperlink"/>
            <w:lang w:val="en-US"/>
          </w:rPr>
          <w:t>local</w:t>
        </w:r>
        <w:r w:rsidR="00E837B5" w:rsidRPr="00E837B5">
          <w:rPr>
            <w:rStyle w:val="Hyperlink"/>
          </w:rPr>
          <w:t>.</w:t>
        </w:r>
        <w:r w:rsidR="00E837B5" w:rsidRPr="00E837B5">
          <w:rPr>
            <w:rStyle w:val="Hyperlink"/>
            <w:lang w:val="en-US"/>
          </w:rPr>
          <w:t>domain</w:t>
        </w:r>
        <w:r w:rsidR="00E837B5" w:rsidRPr="00E837B5">
          <w:rPr>
            <w:rStyle w:val="Hyperlink"/>
          </w:rPr>
          <w:t>.</w:t>
        </w:r>
        <w:r w:rsidR="00E837B5" w:rsidRPr="00E837B5">
          <w:rPr>
            <w:rStyle w:val="Hyperlink"/>
            <w:lang w:val="en-US"/>
          </w:rPr>
          <w:t>loc</w:t>
        </w:r>
        <w:r w:rsidR="00E837B5" w:rsidRPr="00E837B5">
          <w:rPr>
            <w:rStyle w:val="Hyperlink"/>
          </w:rPr>
          <w:t>/admin</w:t>
        </w:r>
      </w:hyperlink>
      <w:r w:rsidR="00E837B5">
        <w:t xml:space="preserve"> </w:t>
      </w:r>
      <w:r w:rsidRPr="00923E5F">
        <w:t>и обновите схему метаданных систем, нажав по ссылке «</w:t>
      </w:r>
      <w:r w:rsidRPr="003960AB">
        <w:rPr>
          <w:b/>
        </w:rPr>
        <w:t>Обновить схему метаданных</w:t>
      </w:r>
      <w:r w:rsidRPr="00923E5F">
        <w:t>».</w:t>
      </w:r>
    </w:p>
    <w:p w14:paraId="07732A40" w14:textId="77777777" w:rsidR="00923E5F" w:rsidRDefault="00CB7C69" w:rsidP="003960AB">
      <w:r>
        <w:rPr>
          <w:noProof/>
          <w:lang w:val="en-US"/>
        </w:rPr>
        <w:drawing>
          <wp:inline distT="0" distB="0" distL="0" distR="0" wp14:anchorId="07732B73" wp14:editId="07732B74">
            <wp:extent cx="3362845" cy="1323975"/>
            <wp:effectExtent l="0" t="0" r="952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84105" name=""/>
                    <pic:cNvPicPr/>
                  </pic:nvPicPr>
                  <pic:blipFill>
                    <a:blip r:embed="rId84"/>
                    <a:srcRect b="21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561" cy="1338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32A41" w14:textId="77777777" w:rsidR="00DF0934" w:rsidRDefault="00CB7C69" w:rsidP="00954D39">
      <w:r>
        <w:t>По</w:t>
      </w:r>
      <w:r w:rsidR="00954D39">
        <w:t>сле того как страница снова загрузится, необходимо подождать пока схема метаданных полностью будет</w:t>
      </w:r>
      <w:r w:rsidR="00200152">
        <w:t xml:space="preserve"> создана, об успешности создании схемы</w:t>
      </w:r>
      <w:r w:rsidR="00954D39">
        <w:t xml:space="preserve"> можно проверять через обновление</w:t>
      </w:r>
      <w:r w:rsidR="00200152">
        <w:t xml:space="preserve"> страницы «Глобальных настроек», путем повторного открытия </w:t>
      </w:r>
      <w:hyperlink r:id="rId85" w:history="1">
        <w:r w:rsidR="00200152" w:rsidRPr="00E837B5">
          <w:rPr>
            <w:rStyle w:val="Hyperlink"/>
          </w:rPr>
          <w:t>http</w:t>
        </w:r>
        <w:r w:rsidR="00200152" w:rsidRPr="00E837B5">
          <w:rPr>
            <w:rStyle w:val="Hyperlink"/>
            <w:lang w:val="en-US"/>
          </w:rPr>
          <w:t>s</w:t>
        </w:r>
        <w:r w:rsidR="00200152" w:rsidRPr="00E837B5">
          <w:rPr>
            <w:rStyle w:val="Hyperlink"/>
          </w:rPr>
          <w:t>://</w:t>
        </w:r>
        <w:r w:rsidR="00200152" w:rsidRPr="00E837B5">
          <w:rPr>
            <w:rStyle w:val="Hyperlink"/>
            <w:lang w:val="en-US"/>
          </w:rPr>
          <w:t>local</w:t>
        </w:r>
        <w:r w:rsidR="00200152" w:rsidRPr="00E837B5">
          <w:rPr>
            <w:rStyle w:val="Hyperlink"/>
          </w:rPr>
          <w:t>.</w:t>
        </w:r>
        <w:r w:rsidR="00200152" w:rsidRPr="00E837B5">
          <w:rPr>
            <w:rStyle w:val="Hyperlink"/>
            <w:lang w:val="en-US"/>
          </w:rPr>
          <w:t>domain</w:t>
        </w:r>
        <w:r w:rsidR="00200152" w:rsidRPr="00E837B5">
          <w:rPr>
            <w:rStyle w:val="Hyperlink"/>
          </w:rPr>
          <w:t>.</w:t>
        </w:r>
        <w:r w:rsidR="00200152" w:rsidRPr="00E837B5">
          <w:rPr>
            <w:rStyle w:val="Hyperlink"/>
            <w:lang w:val="en-US"/>
          </w:rPr>
          <w:t>loc</w:t>
        </w:r>
        <w:r w:rsidR="00200152" w:rsidRPr="00E837B5">
          <w:rPr>
            <w:rStyle w:val="Hyperlink"/>
          </w:rPr>
          <w:t>/admin</w:t>
        </w:r>
      </w:hyperlink>
      <w:r w:rsidR="00200152" w:rsidRPr="00200152">
        <w:rPr>
          <w:rStyle w:val="Hyperlink"/>
          <w:color w:val="auto"/>
          <w:u w:val="none"/>
        </w:rPr>
        <w:t xml:space="preserve"> </w:t>
      </w:r>
      <w:r w:rsidR="00200152">
        <w:rPr>
          <w:rStyle w:val="Hyperlink"/>
          <w:color w:val="auto"/>
          <w:u w:val="none"/>
        </w:rPr>
        <w:t xml:space="preserve">и дальнейшего обновления с помощью клавиши </w:t>
      </w:r>
      <w:r w:rsidR="00200152">
        <w:rPr>
          <w:rStyle w:val="Hyperlink"/>
          <w:color w:val="auto"/>
          <w:u w:val="none"/>
          <w:lang w:val="en-US"/>
        </w:rPr>
        <w:t>F</w:t>
      </w:r>
      <w:r w:rsidR="00200152" w:rsidRPr="00200152">
        <w:rPr>
          <w:rStyle w:val="Hyperlink"/>
          <w:color w:val="auto"/>
          <w:u w:val="none"/>
        </w:rPr>
        <w:t>5</w:t>
      </w:r>
      <w:r w:rsidR="00200152">
        <w:t>.</w:t>
      </w:r>
    </w:p>
    <w:p w14:paraId="07732A42" w14:textId="77777777" w:rsidR="00200152" w:rsidRPr="00200152" w:rsidRDefault="00CB7C69" w:rsidP="00954D39">
      <w:pPr>
        <w:rPr>
          <w:i/>
        </w:rPr>
      </w:pPr>
      <w:r>
        <w:rPr>
          <w:i/>
        </w:rPr>
        <w:t>Внимание! Не рекомендуется обновлять страницу «Глобальных настроек», сразу после нажатия «Обновить схему метаданных», т.к. страница будет содержать запрос на создание/обновление схемы!</w:t>
      </w:r>
    </w:p>
    <w:p w14:paraId="07732A43" w14:textId="77777777" w:rsidR="00954D39" w:rsidRDefault="00CB7C69" w:rsidP="00954D39">
      <w:r>
        <w:lastRenderedPageBreak/>
        <w:t>Если схема создана, появится список узлов, смотреть пример ниже:</w:t>
      </w:r>
    </w:p>
    <w:p w14:paraId="07732A44" w14:textId="77777777" w:rsidR="00954D39" w:rsidRPr="00954D39" w:rsidRDefault="00CB7C69" w:rsidP="00954D39">
      <w:r>
        <w:rPr>
          <w:noProof/>
          <w:lang w:val="en-US"/>
        </w:rPr>
        <w:drawing>
          <wp:inline distT="0" distB="0" distL="0" distR="0" wp14:anchorId="07732B75" wp14:editId="07732B76">
            <wp:extent cx="4438650" cy="257683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4938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62822" cy="25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A45" w14:textId="77777777" w:rsidR="00923E5F" w:rsidRDefault="00CB7C69" w:rsidP="004E40BC">
      <w:pPr>
        <w:pStyle w:val="Heading2"/>
      </w:pPr>
      <w:bookmarkStart w:id="261" w:name="_Toc164845521"/>
      <w:r>
        <w:t>Обновление настроек процессов</w:t>
      </w:r>
      <w:bookmarkEnd w:id="261"/>
    </w:p>
    <w:p w14:paraId="07732A46" w14:textId="77777777" w:rsidR="00923E5F" w:rsidRPr="003960AB" w:rsidRDefault="00CB7C69" w:rsidP="003960AB">
      <w:r>
        <w:t xml:space="preserve">Перейдите на страницу </w:t>
      </w:r>
      <w:hyperlink r:id="rId87" w:history="1">
        <w:r w:rsidR="00BD7A3F" w:rsidRPr="00BD7A3F">
          <w:rPr>
            <w:rStyle w:val="Hyperlink"/>
            <w:lang w:val="en-US"/>
          </w:rPr>
          <w:t>https</w:t>
        </w:r>
        <w:r w:rsidR="00BD7A3F" w:rsidRPr="00BD7A3F">
          <w:rPr>
            <w:rStyle w:val="Hyperlink"/>
          </w:rPr>
          <w:t>://</w:t>
        </w:r>
        <w:r w:rsidR="00BD7A3F" w:rsidRPr="00BD7A3F">
          <w:rPr>
            <w:rStyle w:val="Hyperlink"/>
            <w:lang w:val="en-US"/>
          </w:rPr>
          <w:t>local</w:t>
        </w:r>
        <w:r w:rsidR="00BD7A3F" w:rsidRPr="0055467D">
          <w:rPr>
            <w:rStyle w:val="Hyperlink"/>
          </w:rPr>
          <w:t>.</w:t>
        </w:r>
        <w:r w:rsidR="00BD7A3F" w:rsidRPr="00BD7A3F">
          <w:rPr>
            <w:rStyle w:val="Hyperlink"/>
            <w:lang w:val="en-US"/>
          </w:rPr>
          <w:t>domain</w:t>
        </w:r>
        <w:r w:rsidR="00BD7A3F" w:rsidRPr="0055467D">
          <w:rPr>
            <w:rStyle w:val="Hyperlink"/>
          </w:rPr>
          <w:t>.</w:t>
        </w:r>
        <w:r w:rsidR="00BD7A3F" w:rsidRPr="00BD7A3F">
          <w:rPr>
            <w:rStyle w:val="Hyperlink"/>
            <w:lang w:val="en-US"/>
          </w:rPr>
          <w:t>loc</w:t>
        </w:r>
        <w:r w:rsidR="00BD7A3F" w:rsidRPr="00BD7A3F">
          <w:rPr>
            <w:rStyle w:val="Hyperlink"/>
          </w:rPr>
          <w:t>/DMS.Workflow/UpdateProcessSettings</w:t>
        </w:r>
      </w:hyperlink>
      <w:r w:rsidRPr="003960AB">
        <w:t>, поставьте галочки напротив</w:t>
      </w:r>
      <w:r>
        <w:t xml:space="preserve"> и нажмите кнопку «</w:t>
      </w:r>
      <w:r w:rsidRPr="003960AB">
        <w:rPr>
          <w:b/>
        </w:rPr>
        <w:t>Применить изменения настроек</w:t>
      </w:r>
      <w:r>
        <w:t>»</w:t>
      </w:r>
      <w:r w:rsidRPr="003960AB">
        <w:t>:</w:t>
      </w:r>
    </w:p>
    <w:p w14:paraId="07732A47" w14:textId="77777777" w:rsidR="00923E5F" w:rsidRDefault="00CB7C69" w:rsidP="000E6A4E">
      <w:pPr>
        <w:pStyle w:val="ListParagraph"/>
        <w:numPr>
          <w:ilvl w:val="0"/>
          <w:numId w:val="11"/>
        </w:numPr>
      </w:pPr>
      <w:r>
        <w:t>Применить все настройки процессов</w:t>
      </w:r>
    </w:p>
    <w:p w14:paraId="07732A48" w14:textId="77777777" w:rsidR="00923E5F" w:rsidRDefault="00CB7C69" w:rsidP="000E6A4E">
      <w:pPr>
        <w:pStyle w:val="ListParagraph"/>
        <w:numPr>
          <w:ilvl w:val="0"/>
          <w:numId w:val="11"/>
        </w:numPr>
      </w:pPr>
      <w:r>
        <w:t>Обновить все процессы на дочерних узлах</w:t>
      </w:r>
    </w:p>
    <w:p w14:paraId="07732A49" w14:textId="77777777" w:rsidR="00923E5F" w:rsidRDefault="00CB7C69" w:rsidP="000E6A4E">
      <w:pPr>
        <w:pStyle w:val="ListParagraph"/>
        <w:numPr>
          <w:ilvl w:val="0"/>
          <w:numId w:val="11"/>
        </w:numPr>
      </w:pPr>
      <w:r>
        <w:t>Обновить группы пользователей</w:t>
      </w:r>
    </w:p>
    <w:p w14:paraId="07732A4A" w14:textId="77777777" w:rsidR="00923E5F" w:rsidRPr="002E7E71" w:rsidRDefault="00CB7C69" w:rsidP="002E7E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732B77" wp14:editId="07732B78">
            <wp:extent cx="5940425" cy="3544570"/>
            <wp:effectExtent l="0" t="0" r="317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7329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62" w:name="_Резервное_копирование_баз"/>
      <w:bookmarkEnd w:id="262"/>
    </w:p>
    <w:sectPr w:rsidR="00923E5F" w:rsidRPr="002E7E71" w:rsidSect="0050092F">
      <w:footerReference w:type="default" r:id="rId89"/>
      <w:pgSz w:w="11906" w:h="16838"/>
      <w:pgMar w:top="1134" w:right="850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33F442" w14:textId="77777777" w:rsidR="00C07678" w:rsidRDefault="00C07678">
      <w:pPr>
        <w:spacing w:after="0" w:line="240" w:lineRule="auto"/>
      </w:pPr>
      <w:r>
        <w:separator/>
      </w:r>
    </w:p>
  </w:endnote>
  <w:endnote w:type="continuationSeparator" w:id="0">
    <w:p w14:paraId="2015D285" w14:textId="77777777" w:rsidR="00C07678" w:rsidRDefault="00C07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8243817"/>
      <w:docPartObj>
        <w:docPartGallery w:val="Page Numbers (Bottom of Page)"/>
        <w:docPartUnique/>
      </w:docPartObj>
    </w:sdtPr>
    <w:sdtEndPr/>
    <w:sdtContent>
      <w:p w14:paraId="07732B7C" w14:textId="287D6592" w:rsidR="00E97363" w:rsidRDefault="00CB7C6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57A9">
          <w:rPr>
            <w:noProof/>
          </w:rPr>
          <w:t>14</w:t>
        </w:r>
        <w:r>
          <w:fldChar w:fldCharType="end"/>
        </w:r>
      </w:p>
    </w:sdtContent>
  </w:sdt>
  <w:p w14:paraId="07732B7D" w14:textId="77777777" w:rsidR="00E97363" w:rsidRDefault="00E973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0AF602" w14:textId="77777777" w:rsidR="00C07678" w:rsidRDefault="00C07678">
      <w:pPr>
        <w:spacing w:after="0" w:line="240" w:lineRule="auto"/>
      </w:pPr>
      <w:r>
        <w:separator/>
      </w:r>
    </w:p>
  </w:footnote>
  <w:footnote w:type="continuationSeparator" w:id="0">
    <w:p w14:paraId="4D310712" w14:textId="77777777" w:rsidR="00C07678" w:rsidRDefault="00C07678">
      <w:pPr>
        <w:spacing w:after="0" w:line="240" w:lineRule="auto"/>
      </w:pPr>
      <w:r>
        <w:continuationSeparator/>
      </w:r>
    </w:p>
  </w:footnote>
  <w:footnote w:type="continuationNotice" w:id="1">
    <w:p w14:paraId="48858FA1" w14:textId="77777777" w:rsidR="00C07678" w:rsidRDefault="00C07678">
      <w:pPr>
        <w:spacing w:after="0" w:line="240" w:lineRule="auto"/>
      </w:pPr>
    </w:p>
  </w:footnote>
  <w:footnote w:id="2">
    <w:p w14:paraId="07732B7E" w14:textId="77777777" w:rsidR="00E97363" w:rsidRPr="00F3669D" w:rsidRDefault="00CB7C69" w:rsidP="00217427">
      <w:pPr>
        <w:pStyle w:val="FootnoteText"/>
        <w:rPr>
          <w:b/>
          <w:lang w:val="en-US"/>
        </w:rPr>
      </w:pPr>
      <w:r>
        <w:rPr>
          <w:rStyle w:val="FootnoteReference"/>
        </w:rPr>
        <w:footnoteRef/>
      </w:r>
      <w:r w:rsidRPr="00F3669D">
        <w:rPr>
          <w:lang w:val="en-US"/>
        </w:rPr>
        <w:t xml:space="preserve"> </w:t>
      </w:r>
      <w:r>
        <w:fldChar w:fldCharType="begin"/>
      </w:r>
      <w:r w:rsidRPr="00833BDA">
        <w:rPr>
          <w:lang w:val="en-US"/>
          <w:rPrChange w:id="21" w:author="Сколевой Егор" w:date="2024-04-25T14:42:00Z">
            <w:rPr/>
          </w:rPrChange>
        </w:rPr>
        <w:instrText xml:space="preserve"> HYPERLINK "https://docs.docker.com/engine/install/ubuntu/" </w:instrText>
      </w:r>
      <w:r>
        <w:fldChar w:fldCharType="separate"/>
      </w:r>
      <w:r w:rsidRPr="00217427">
        <w:rPr>
          <w:rStyle w:val="Hyperlink"/>
          <w:b/>
          <w:lang w:val="en-US"/>
        </w:rPr>
        <w:t>Install</w:t>
      </w:r>
      <w:r w:rsidRPr="00F3669D">
        <w:rPr>
          <w:rStyle w:val="Hyperlink"/>
          <w:b/>
          <w:lang w:val="en-US"/>
        </w:rPr>
        <w:t xml:space="preserve"> </w:t>
      </w:r>
      <w:r w:rsidRPr="00217427">
        <w:rPr>
          <w:rStyle w:val="Hyperlink"/>
          <w:b/>
          <w:lang w:val="en-US"/>
        </w:rPr>
        <w:t>Docker</w:t>
      </w:r>
      <w:r w:rsidRPr="00F3669D">
        <w:rPr>
          <w:rStyle w:val="Hyperlink"/>
          <w:b/>
          <w:lang w:val="en-US"/>
        </w:rPr>
        <w:t xml:space="preserve"> </w:t>
      </w:r>
      <w:r w:rsidRPr="00217427">
        <w:rPr>
          <w:rStyle w:val="Hyperlink"/>
          <w:b/>
          <w:lang w:val="en-US"/>
        </w:rPr>
        <w:t>Engine</w:t>
      </w:r>
      <w:r w:rsidRPr="00F3669D">
        <w:rPr>
          <w:rStyle w:val="Hyperlink"/>
          <w:b/>
          <w:lang w:val="en-US"/>
        </w:rPr>
        <w:t xml:space="preserve"> </w:t>
      </w:r>
      <w:r w:rsidRPr="00217427">
        <w:rPr>
          <w:rStyle w:val="Hyperlink"/>
          <w:b/>
          <w:lang w:val="en-US"/>
        </w:rPr>
        <w:t>on</w:t>
      </w:r>
      <w:r w:rsidRPr="00F3669D">
        <w:rPr>
          <w:rStyle w:val="Hyperlink"/>
          <w:b/>
          <w:lang w:val="en-US"/>
        </w:rPr>
        <w:t xml:space="preserve"> </w:t>
      </w:r>
      <w:r w:rsidRPr="00217427">
        <w:rPr>
          <w:rStyle w:val="Hyperlink"/>
          <w:b/>
          <w:lang w:val="en-US"/>
        </w:rPr>
        <w:t>Ubuntu</w:t>
      </w:r>
      <w:r>
        <w:rPr>
          <w:rStyle w:val="Hyperlink"/>
          <w:b/>
          <w:lang w:val="en-US"/>
        </w:rPr>
        <w:fldChar w:fldCharType="end"/>
      </w:r>
      <w:r w:rsidRPr="00F3669D">
        <w:rPr>
          <w:b/>
          <w:lang w:val="en-US"/>
        </w:rPr>
        <w:t xml:space="preserve"> </w:t>
      </w:r>
    </w:p>
    <w:p w14:paraId="07732B7F" w14:textId="77777777" w:rsidR="00E97363" w:rsidRPr="00F3669D" w:rsidRDefault="00E97363" w:rsidP="00217427">
      <w:pPr>
        <w:pStyle w:val="FootnoteText"/>
        <w:rPr>
          <w:b/>
          <w:u w:val="single"/>
          <w:lang w:val="en-US"/>
        </w:rPr>
      </w:pPr>
    </w:p>
    <w:p w14:paraId="07732B80" w14:textId="77777777" w:rsidR="00E97363" w:rsidRPr="00F3669D" w:rsidRDefault="00E97363" w:rsidP="00217427">
      <w:pPr>
        <w:pStyle w:val="FootnoteText"/>
        <w:rPr>
          <w:lang w:val="en-US"/>
        </w:rPr>
      </w:pPr>
    </w:p>
  </w:footnote>
  <w:footnote w:id="3">
    <w:p w14:paraId="07732B81" w14:textId="77777777" w:rsidR="00E97363" w:rsidRPr="00F51B2B" w:rsidRDefault="00CB7C69" w:rsidP="00F51B2B">
      <w:pPr>
        <w:pStyle w:val="FootnoteText"/>
        <w:rPr>
          <w:b/>
          <w:u w:val="single"/>
          <w:lang w:val="en-US"/>
        </w:rPr>
      </w:pPr>
      <w:r>
        <w:rPr>
          <w:rStyle w:val="FootnoteReference"/>
        </w:rPr>
        <w:footnoteRef/>
      </w:r>
      <w:r w:rsidRPr="00972716">
        <w:rPr>
          <w:lang w:val="en-US"/>
        </w:rPr>
        <w:t xml:space="preserve"> </w:t>
      </w:r>
      <w:r>
        <w:fldChar w:fldCharType="begin"/>
      </w:r>
      <w:r w:rsidRPr="00833BDA">
        <w:rPr>
          <w:lang w:val="en-US"/>
          <w:rPrChange w:id="30" w:author="Сколевой Егор" w:date="2024-04-25T14:42:00Z">
            <w:rPr/>
          </w:rPrChange>
        </w:rPr>
        <w:instrText xml:space="preserve"> HYPERLINK "https://docs.docker.com/engine/install/debian/" </w:instrText>
      </w:r>
      <w:r>
        <w:fldChar w:fldCharType="separate"/>
      </w:r>
      <w:r w:rsidRPr="00F51B2B">
        <w:rPr>
          <w:rStyle w:val="Hyperlink"/>
          <w:b/>
          <w:lang w:val="en-US"/>
        </w:rPr>
        <w:t>Install Docker Engine on Debian | Docker Docs</w:t>
      </w:r>
      <w:r>
        <w:rPr>
          <w:rStyle w:val="Hyperlink"/>
          <w:b/>
          <w:lang w:val="en-US"/>
        </w:rPr>
        <w:fldChar w:fldCharType="end"/>
      </w:r>
    </w:p>
    <w:p w14:paraId="07732B82" w14:textId="77777777" w:rsidR="00E97363" w:rsidRPr="00972716" w:rsidRDefault="00E97363">
      <w:pPr>
        <w:pStyle w:val="FootnoteText"/>
        <w:rPr>
          <w:lang w:val="en-US"/>
        </w:rPr>
      </w:pPr>
    </w:p>
  </w:footnote>
  <w:footnote w:id="4">
    <w:p w14:paraId="07732B83" w14:textId="77777777" w:rsidR="00E97363" w:rsidRPr="00A44EB4" w:rsidRDefault="00CB7C69">
      <w:pPr>
        <w:pStyle w:val="FootnoteText"/>
      </w:pPr>
      <w:r>
        <w:rPr>
          <w:rStyle w:val="FootnoteReference"/>
        </w:rPr>
        <w:footnoteRef/>
      </w:r>
      <w:r w:rsidRPr="00A44EB4">
        <w:t xml:space="preserve"> </w:t>
      </w:r>
      <w:hyperlink r:id="rId1" w:anchor="id-%D0%A3%D1%81%D1%82%D0%B0%D0%BD%D0%BE%D0%B2%D0%BA%D0%B0%D0%B8%D0%B0%D0%B4%D0%BC%D0%B8%D0%BD%D0%B8%D1%81%D1%82%D1%80%D0%B8%D1%80%D0%BE%D0%B2%D0%B0%D0%BD%D0%B8%D0%B5Docker%D0%B2AstraLinux1.7-%D0%A3%D1%81%D1%82%D0%B0%D0%BD%D0%BE%D0%B2%D0%BA%D0%B0Docker" w:history="1">
        <w:r w:rsidRPr="00A44EB4">
          <w:rPr>
            <w:rStyle w:val="Hyperlink"/>
          </w:rPr>
          <w:t xml:space="preserve">Установка </w:t>
        </w:r>
        <w:r w:rsidRPr="00A44EB4">
          <w:rPr>
            <w:rStyle w:val="Hyperlink"/>
            <w:lang w:val="en-US"/>
          </w:rPr>
          <w:t>Docker</w:t>
        </w:r>
        <w:r w:rsidRPr="00A44EB4">
          <w:rPr>
            <w:rStyle w:val="Hyperlink"/>
          </w:rPr>
          <w:t xml:space="preserve"> - </w:t>
        </w:r>
        <w:r w:rsidRPr="00A44EB4">
          <w:rPr>
            <w:rStyle w:val="Hyperlink"/>
            <w:lang w:val="en-US"/>
          </w:rPr>
          <w:t>Astra</w:t>
        </w:r>
        <w:r w:rsidRPr="00A44EB4">
          <w:rPr>
            <w:rStyle w:val="Hyperlink"/>
          </w:rPr>
          <w:t xml:space="preserve"> </w:t>
        </w:r>
        <w:r w:rsidRPr="00A44EB4">
          <w:rPr>
            <w:rStyle w:val="Hyperlink"/>
            <w:lang w:val="en-US"/>
          </w:rPr>
          <w:t>Linux</w:t>
        </w:r>
      </w:hyperlink>
    </w:p>
  </w:footnote>
  <w:footnote w:id="5">
    <w:p w14:paraId="07732B84" w14:textId="77777777" w:rsidR="00E97363" w:rsidRPr="006D42DC" w:rsidRDefault="00CB7C69" w:rsidP="00E97363">
      <w:pPr>
        <w:pStyle w:val="FootnoteText"/>
      </w:pPr>
      <w:r>
        <w:rPr>
          <w:rStyle w:val="FootnoteReference"/>
        </w:rPr>
        <w:footnoteRef/>
      </w:r>
      <w:r>
        <w:t xml:space="preserve"> Для каждого проекта в реестре</w:t>
      </w:r>
      <w:r w:rsidRPr="0055467D">
        <w:t xml:space="preserve"> </w:t>
      </w:r>
      <w:r>
        <w:t xml:space="preserve">образов </w:t>
      </w:r>
      <w:r>
        <w:rPr>
          <w:lang w:val="en-US"/>
        </w:rPr>
        <w:t>WSS</w:t>
      </w:r>
      <w:r>
        <w:t xml:space="preserve"> предоставляется персональная учетная запись.</w:t>
      </w:r>
    </w:p>
  </w:footnote>
  <w:footnote w:id="6">
    <w:p w14:paraId="07732B85" w14:textId="77777777" w:rsidR="00E97363" w:rsidRDefault="00CB7C69">
      <w:pPr>
        <w:pStyle w:val="FootnoteText"/>
      </w:pPr>
      <w:r>
        <w:rPr>
          <w:rStyle w:val="FootnoteReference"/>
        </w:rPr>
        <w:footnoteRef/>
      </w:r>
      <w:r>
        <w:t xml:space="preserve"> Данные для входа заполняются согласно пройденному пункту </w:t>
      </w:r>
      <w:hyperlink w:anchor="_Настройка_сервера_базы" w:history="1">
        <w:r w:rsidRPr="00E1274D">
          <w:rPr>
            <w:rStyle w:val="Hyperlink"/>
          </w:rPr>
          <w:t>"настройка сервера базы данных"</w:t>
        </w:r>
      </w:hyperlink>
    </w:p>
  </w:footnote>
  <w:footnote w:id="7">
    <w:p w14:paraId="07732B86" w14:textId="77777777" w:rsidR="00E97363" w:rsidRDefault="00CB7C69">
      <w:pPr>
        <w:pStyle w:val="FootnoteText"/>
      </w:pPr>
      <w:r>
        <w:rPr>
          <w:rStyle w:val="FootnoteReference"/>
        </w:rPr>
        <w:footnoteRef/>
      </w:r>
      <w:r>
        <w:t xml:space="preserve"> УЗ созданная в под пункте 8 из пункта </w:t>
      </w:r>
      <w:hyperlink w:anchor="_Настройка_сервера_базы" w:history="1">
        <w:r w:rsidRPr="00E1274D">
          <w:rPr>
            <w:rStyle w:val="Hyperlink"/>
          </w:rPr>
          <w:t>"настройка сервера базы данных"</w:t>
        </w:r>
      </w:hyperlink>
    </w:p>
  </w:footnote>
  <w:footnote w:id="8">
    <w:p w14:paraId="07732B87" w14:textId="77777777" w:rsidR="00E97363" w:rsidRDefault="00CB7C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51B2B">
        <w:t>Если появились ошибки при создании директорий, команду необходимо написать руками, а не копировать.</w:t>
      </w:r>
    </w:p>
  </w:footnote>
  <w:footnote w:id="9">
    <w:p w14:paraId="07732B88" w14:textId="77777777" w:rsidR="00E97363" w:rsidRPr="00621A41" w:rsidRDefault="00CB7C69">
      <w:pPr>
        <w:pStyle w:val="FootnoteText"/>
      </w:pPr>
      <w:r>
        <w:rPr>
          <w:rStyle w:val="FootnoteReference"/>
        </w:rPr>
        <w:footnoteRef/>
      </w:r>
      <w:r>
        <w:t xml:space="preserve"> Если используется один и тот же сервер и для </w:t>
      </w:r>
      <w:r>
        <w:rPr>
          <w:lang w:val="en-US"/>
        </w:rPr>
        <w:t>WSS</w:t>
      </w:r>
      <w:r w:rsidRPr="0055467D">
        <w:t xml:space="preserve"> </w:t>
      </w:r>
      <w:r>
        <w:rPr>
          <w:lang w:val="en-US"/>
        </w:rPr>
        <w:t>Docs</w:t>
      </w:r>
      <w:r w:rsidRPr="0055467D">
        <w:t xml:space="preserve"> </w:t>
      </w:r>
      <w:r>
        <w:t>тоже, требуется изменить порты</w:t>
      </w:r>
    </w:p>
  </w:footnote>
  <w:footnote w:id="10">
    <w:p w14:paraId="07732B89" w14:textId="77777777" w:rsidR="00E97363" w:rsidRDefault="00CB7C69">
      <w:pPr>
        <w:pStyle w:val="FootnoteText"/>
      </w:pPr>
      <w:r>
        <w:rPr>
          <w:rStyle w:val="FootnoteReference"/>
        </w:rPr>
        <w:footnoteRef/>
      </w:r>
      <w:r>
        <w:t xml:space="preserve"> Значение </w:t>
      </w:r>
      <w:r>
        <w:rPr>
          <w:lang w:val="en-US"/>
        </w:rPr>
        <w:t>Keycloak</w:t>
      </w:r>
      <w:r w:rsidRPr="0055467D">
        <w:t xml:space="preserve">: </w:t>
      </w:r>
      <w:r>
        <w:rPr>
          <w:lang w:val="en-US"/>
        </w:rPr>
        <w:t>ClientID</w:t>
      </w:r>
      <w:r w:rsidRPr="0055467D">
        <w:t xml:space="preserve"> </w:t>
      </w:r>
      <w:r>
        <w:t xml:space="preserve">в пункте </w:t>
      </w:r>
      <w:hyperlink w:anchor="_Настройка_аутентификации_приложения" w:history="1">
        <w:r w:rsidRPr="0091794A">
          <w:rPr>
            <w:rStyle w:val="Hyperlink"/>
          </w:rPr>
          <w:t>Настройка аутентификации приложения WSS</w:t>
        </w:r>
        <w:r w:rsidR="00FF5911" w:rsidRPr="000B6FD1">
          <w:rPr>
            <w:rStyle w:val="Hyperlink"/>
          </w:rPr>
          <w:t xml:space="preserve"> </w:t>
        </w:r>
        <w:r w:rsidRPr="0091794A">
          <w:rPr>
            <w:rStyle w:val="Hyperlink"/>
          </w:rPr>
          <w:t>Docs</w:t>
        </w:r>
      </w:hyperlink>
    </w:p>
    <w:p w14:paraId="07732B8A" w14:textId="77777777" w:rsidR="00E97363" w:rsidRPr="0091794A" w:rsidRDefault="00CB7C69">
      <w:pPr>
        <w:pStyle w:val="FootnoteText"/>
      </w:pPr>
      <w:r>
        <w:t xml:space="preserve">  Значение </w:t>
      </w:r>
      <w:r>
        <w:rPr>
          <w:lang w:val="en-US"/>
        </w:rPr>
        <w:t>Client</w:t>
      </w:r>
      <w:r w:rsidRPr="0055467D">
        <w:t xml:space="preserve"> </w:t>
      </w:r>
      <w:r>
        <w:rPr>
          <w:lang w:val="en-US"/>
        </w:rPr>
        <w:t>Secret</w:t>
      </w:r>
      <w:r w:rsidRPr="0055467D">
        <w:t xml:space="preserve"> </w:t>
      </w:r>
      <w:r>
        <w:t>можно найти в подпункте 4, данного пункта.</w:t>
      </w:r>
    </w:p>
  </w:footnote>
  <w:footnote w:id="11">
    <w:p w14:paraId="07732B8B" w14:textId="77777777" w:rsidR="00E97363" w:rsidRPr="00B80968" w:rsidRDefault="00CB7C69">
      <w:pPr>
        <w:pStyle w:val="FootnoteText"/>
      </w:pPr>
      <w:r>
        <w:rPr>
          <w:rStyle w:val="FootnoteReference"/>
        </w:rPr>
        <w:footnoteRef/>
      </w:r>
      <w:r>
        <w:t xml:space="preserve"> Все упоминания адреса приложения, требуется заменить на существующий адрес.</w:t>
      </w:r>
    </w:p>
  </w:footnote>
  <w:footnote w:id="12">
    <w:p w14:paraId="07732B8C" w14:textId="77777777" w:rsidR="00D63E5E" w:rsidRPr="006D42DC" w:rsidRDefault="00CB7C69" w:rsidP="00D63E5E">
      <w:pPr>
        <w:pStyle w:val="FootnoteText"/>
      </w:pPr>
      <w:r>
        <w:rPr>
          <w:rStyle w:val="FootnoteReference"/>
        </w:rPr>
        <w:footnoteRef/>
      </w:r>
      <w:r>
        <w:t xml:space="preserve"> Для каждого проекта в реестре</w:t>
      </w:r>
      <w:r w:rsidRPr="0055467D">
        <w:t xml:space="preserve"> </w:t>
      </w:r>
      <w:r>
        <w:t xml:space="preserve">образов </w:t>
      </w:r>
      <w:r>
        <w:rPr>
          <w:lang w:val="en-US"/>
        </w:rPr>
        <w:t>WSS</w:t>
      </w:r>
      <w:r>
        <w:t xml:space="preserve"> предоставляется персональная учетная запись.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C03B0"/>
    <w:multiLevelType w:val="hybridMultilevel"/>
    <w:tmpl w:val="56AC9708"/>
    <w:lvl w:ilvl="0" w:tplc="8676E79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6ECB37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536E74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E3026C0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130F6B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104CF9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334409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5F0171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D76DC9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D934C0"/>
    <w:multiLevelType w:val="hybridMultilevel"/>
    <w:tmpl w:val="CB90F38A"/>
    <w:lvl w:ilvl="0" w:tplc="840AF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4A08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E4F2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2E48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4699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7077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C443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F00C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60FB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6268E"/>
    <w:multiLevelType w:val="hybridMultilevel"/>
    <w:tmpl w:val="703A014E"/>
    <w:lvl w:ilvl="0" w:tplc="478C31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25B8E" w:tentative="1">
      <w:start w:val="1"/>
      <w:numFmt w:val="lowerLetter"/>
      <w:lvlText w:val="%2."/>
      <w:lvlJc w:val="left"/>
      <w:pPr>
        <w:ind w:left="1440" w:hanging="360"/>
      </w:pPr>
    </w:lvl>
    <w:lvl w:ilvl="2" w:tplc="C3AE5D90" w:tentative="1">
      <w:start w:val="1"/>
      <w:numFmt w:val="lowerRoman"/>
      <w:lvlText w:val="%3."/>
      <w:lvlJc w:val="right"/>
      <w:pPr>
        <w:ind w:left="2160" w:hanging="180"/>
      </w:pPr>
    </w:lvl>
    <w:lvl w:ilvl="3" w:tplc="E62E04B2" w:tentative="1">
      <w:start w:val="1"/>
      <w:numFmt w:val="decimal"/>
      <w:lvlText w:val="%4."/>
      <w:lvlJc w:val="left"/>
      <w:pPr>
        <w:ind w:left="2880" w:hanging="360"/>
      </w:pPr>
    </w:lvl>
    <w:lvl w:ilvl="4" w:tplc="68249FE2" w:tentative="1">
      <w:start w:val="1"/>
      <w:numFmt w:val="lowerLetter"/>
      <w:lvlText w:val="%5."/>
      <w:lvlJc w:val="left"/>
      <w:pPr>
        <w:ind w:left="3600" w:hanging="360"/>
      </w:pPr>
    </w:lvl>
    <w:lvl w:ilvl="5" w:tplc="2E2CC82E" w:tentative="1">
      <w:start w:val="1"/>
      <w:numFmt w:val="lowerRoman"/>
      <w:lvlText w:val="%6."/>
      <w:lvlJc w:val="right"/>
      <w:pPr>
        <w:ind w:left="4320" w:hanging="180"/>
      </w:pPr>
    </w:lvl>
    <w:lvl w:ilvl="6" w:tplc="1D0A7CB6" w:tentative="1">
      <w:start w:val="1"/>
      <w:numFmt w:val="decimal"/>
      <w:lvlText w:val="%7."/>
      <w:lvlJc w:val="left"/>
      <w:pPr>
        <w:ind w:left="5040" w:hanging="360"/>
      </w:pPr>
    </w:lvl>
    <w:lvl w:ilvl="7" w:tplc="EDC2E86C" w:tentative="1">
      <w:start w:val="1"/>
      <w:numFmt w:val="lowerLetter"/>
      <w:lvlText w:val="%8."/>
      <w:lvlJc w:val="left"/>
      <w:pPr>
        <w:ind w:left="5760" w:hanging="360"/>
      </w:pPr>
    </w:lvl>
    <w:lvl w:ilvl="8" w:tplc="08E218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6314E"/>
    <w:multiLevelType w:val="hybridMultilevel"/>
    <w:tmpl w:val="C35C1AC4"/>
    <w:lvl w:ilvl="0" w:tplc="D868D0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F8C7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67E20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6CE6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6AAA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E82D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B6F6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F6B8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D875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31C57"/>
    <w:multiLevelType w:val="hybridMultilevel"/>
    <w:tmpl w:val="F0F444F0"/>
    <w:lvl w:ilvl="0" w:tplc="EF2027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0EF9FC">
      <w:start w:val="1"/>
      <w:numFmt w:val="lowerLetter"/>
      <w:lvlText w:val="%2."/>
      <w:lvlJc w:val="left"/>
      <w:pPr>
        <w:ind w:left="1440" w:hanging="360"/>
      </w:pPr>
    </w:lvl>
    <w:lvl w:ilvl="2" w:tplc="CBBEE7B8" w:tentative="1">
      <w:start w:val="1"/>
      <w:numFmt w:val="lowerRoman"/>
      <w:lvlText w:val="%3."/>
      <w:lvlJc w:val="right"/>
      <w:pPr>
        <w:ind w:left="2160" w:hanging="180"/>
      </w:pPr>
    </w:lvl>
    <w:lvl w:ilvl="3" w:tplc="0D840074" w:tentative="1">
      <w:start w:val="1"/>
      <w:numFmt w:val="decimal"/>
      <w:lvlText w:val="%4."/>
      <w:lvlJc w:val="left"/>
      <w:pPr>
        <w:ind w:left="2880" w:hanging="360"/>
      </w:pPr>
    </w:lvl>
    <w:lvl w:ilvl="4" w:tplc="D5A477D2" w:tentative="1">
      <w:start w:val="1"/>
      <w:numFmt w:val="lowerLetter"/>
      <w:lvlText w:val="%5."/>
      <w:lvlJc w:val="left"/>
      <w:pPr>
        <w:ind w:left="3600" w:hanging="360"/>
      </w:pPr>
    </w:lvl>
    <w:lvl w:ilvl="5" w:tplc="5532E33C" w:tentative="1">
      <w:start w:val="1"/>
      <w:numFmt w:val="lowerRoman"/>
      <w:lvlText w:val="%6."/>
      <w:lvlJc w:val="right"/>
      <w:pPr>
        <w:ind w:left="4320" w:hanging="180"/>
      </w:pPr>
    </w:lvl>
    <w:lvl w:ilvl="6" w:tplc="259AF7FA" w:tentative="1">
      <w:start w:val="1"/>
      <w:numFmt w:val="decimal"/>
      <w:lvlText w:val="%7."/>
      <w:lvlJc w:val="left"/>
      <w:pPr>
        <w:ind w:left="5040" w:hanging="360"/>
      </w:pPr>
    </w:lvl>
    <w:lvl w:ilvl="7" w:tplc="C8947758" w:tentative="1">
      <w:start w:val="1"/>
      <w:numFmt w:val="lowerLetter"/>
      <w:lvlText w:val="%8."/>
      <w:lvlJc w:val="left"/>
      <w:pPr>
        <w:ind w:left="5760" w:hanging="360"/>
      </w:pPr>
    </w:lvl>
    <w:lvl w:ilvl="8" w:tplc="DEF27C5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55788"/>
    <w:multiLevelType w:val="hybridMultilevel"/>
    <w:tmpl w:val="A32C5086"/>
    <w:lvl w:ilvl="0" w:tplc="8B4C65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C1CACB0" w:tentative="1">
      <w:start w:val="1"/>
      <w:numFmt w:val="lowerLetter"/>
      <w:lvlText w:val="%2."/>
      <w:lvlJc w:val="left"/>
      <w:pPr>
        <w:ind w:left="1440" w:hanging="360"/>
      </w:pPr>
    </w:lvl>
    <w:lvl w:ilvl="2" w:tplc="6AD04F34" w:tentative="1">
      <w:start w:val="1"/>
      <w:numFmt w:val="lowerRoman"/>
      <w:lvlText w:val="%3."/>
      <w:lvlJc w:val="right"/>
      <w:pPr>
        <w:ind w:left="2160" w:hanging="180"/>
      </w:pPr>
    </w:lvl>
    <w:lvl w:ilvl="3" w:tplc="EA5ECFD2" w:tentative="1">
      <w:start w:val="1"/>
      <w:numFmt w:val="decimal"/>
      <w:lvlText w:val="%4."/>
      <w:lvlJc w:val="left"/>
      <w:pPr>
        <w:ind w:left="2880" w:hanging="360"/>
      </w:pPr>
    </w:lvl>
    <w:lvl w:ilvl="4" w:tplc="560C788E" w:tentative="1">
      <w:start w:val="1"/>
      <w:numFmt w:val="lowerLetter"/>
      <w:lvlText w:val="%5."/>
      <w:lvlJc w:val="left"/>
      <w:pPr>
        <w:ind w:left="3600" w:hanging="360"/>
      </w:pPr>
    </w:lvl>
    <w:lvl w:ilvl="5" w:tplc="7890A4F0" w:tentative="1">
      <w:start w:val="1"/>
      <w:numFmt w:val="lowerRoman"/>
      <w:lvlText w:val="%6."/>
      <w:lvlJc w:val="right"/>
      <w:pPr>
        <w:ind w:left="4320" w:hanging="180"/>
      </w:pPr>
    </w:lvl>
    <w:lvl w:ilvl="6" w:tplc="1B04CE0E" w:tentative="1">
      <w:start w:val="1"/>
      <w:numFmt w:val="decimal"/>
      <w:lvlText w:val="%7."/>
      <w:lvlJc w:val="left"/>
      <w:pPr>
        <w:ind w:left="5040" w:hanging="360"/>
      </w:pPr>
    </w:lvl>
    <w:lvl w:ilvl="7" w:tplc="97587080" w:tentative="1">
      <w:start w:val="1"/>
      <w:numFmt w:val="lowerLetter"/>
      <w:lvlText w:val="%8."/>
      <w:lvlJc w:val="left"/>
      <w:pPr>
        <w:ind w:left="5760" w:hanging="360"/>
      </w:pPr>
    </w:lvl>
    <w:lvl w:ilvl="8" w:tplc="6554AFC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9345D"/>
    <w:multiLevelType w:val="hybridMultilevel"/>
    <w:tmpl w:val="447EEAD8"/>
    <w:lvl w:ilvl="0" w:tplc="F26814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338A4C2" w:tentative="1">
      <w:start w:val="1"/>
      <w:numFmt w:val="lowerLetter"/>
      <w:lvlText w:val="%2."/>
      <w:lvlJc w:val="left"/>
      <w:pPr>
        <w:ind w:left="1440" w:hanging="360"/>
      </w:pPr>
    </w:lvl>
    <w:lvl w:ilvl="2" w:tplc="44689DA8" w:tentative="1">
      <w:start w:val="1"/>
      <w:numFmt w:val="lowerRoman"/>
      <w:lvlText w:val="%3."/>
      <w:lvlJc w:val="right"/>
      <w:pPr>
        <w:ind w:left="2160" w:hanging="180"/>
      </w:pPr>
    </w:lvl>
    <w:lvl w:ilvl="3" w:tplc="A300DF0C" w:tentative="1">
      <w:start w:val="1"/>
      <w:numFmt w:val="decimal"/>
      <w:lvlText w:val="%4."/>
      <w:lvlJc w:val="left"/>
      <w:pPr>
        <w:ind w:left="2880" w:hanging="360"/>
      </w:pPr>
    </w:lvl>
    <w:lvl w:ilvl="4" w:tplc="6FAA5F74" w:tentative="1">
      <w:start w:val="1"/>
      <w:numFmt w:val="lowerLetter"/>
      <w:lvlText w:val="%5."/>
      <w:lvlJc w:val="left"/>
      <w:pPr>
        <w:ind w:left="3600" w:hanging="360"/>
      </w:pPr>
    </w:lvl>
    <w:lvl w:ilvl="5" w:tplc="6F9E5A6C" w:tentative="1">
      <w:start w:val="1"/>
      <w:numFmt w:val="lowerRoman"/>
      <w:lvlText w:val="%6."/>
      <w:lvlJc w:val="right"/>
      <w:pPr>
        <w:ind w:left="4320" w:hanging="180"/>
      </w:pPr>
    </w:lvl>
    <w:lvl w:ilvl="6" w:tplc="5EB49912" w:tentative="1">
      <w:start w:val="1"/>
      <w:numFmt w:val="decimal"/>
      <w:lvlText w:val="%7."/>
      <w:lvlJc w:val="left"/>
      <w:pPr>
        <w:ind w:left="5040" w:hanging="360"/>
      </w:pPr>
    </w:lvl>
    <w:lvl w:ilvl="7" w:tplc="B734D8B0" w:tentative="1">
      <w:start w:val="1"/>
      <w:numFmt w:val="lowerLetter"/>
      <w:lvlText w:val="%8."/>
      <w:lvlJc w:val="left"/>
      <w:pPr>
        <w:ind w:left="5760" w:hanging="360"/>
      </w:pPr>
    </w:lvl>
    <w:lvl w:ilvl="8" w:tplc="95C0733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E2350"/>
    <w:multiLevelType w:val="hybridMultilevel"/>
    <w:tmpl w:val="AA529CD4"/>
    <w:lvl w:ilvl="0" w:tplc="7FE4AE9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07C44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7699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A049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F40B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ED605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4A66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82F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52BD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7F5607"/>
    <w:multiLevelType w:val="hybridMultilevel"/>
    <w:tmpl w:val="BBCE518A"/>
    <w:lvl w:ilvl="0" w:tplc="4496AB5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EFAC4B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3CF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69D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269E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FE1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58E4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F42B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7ACD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87146E"/>
    <w:multiLevelType w:val="hybridMultilevel"/>
    <w:tmpl w:val="2B8E39B2"/>
    <w:lvl w:ilvl="0" w:tplc="86F00B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3C66A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4A7D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2AF9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A0F2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B8DB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F8BA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5A9B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A7012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B20D7"/>
    <w:multiLevelType w:val="hybridMultilevel"/>
    <w:tmpl w:val="3AC4E928"/>
    <w:lvl w:ilvl="0" w:tplc="A63A9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0436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103D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62C5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3882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D4C0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8ACA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7A06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64E34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445B5"/>
    <w:multiLevelType w:val="hybridMultilevel"/>
    <w:tmpl w:val="D930A9BA"/>
    <w:lvl w:ilvl="0" w:tplc="1408E04C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1" w:tplc="7396C162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6680D98E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A3D24E98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AC4C578E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5D6C5E84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783AA600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676BD36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4C860FC4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216252D4"/>
    <w:multiLevelType w:val="hybridMultilevel"/>
    <w:tmpl w:val="ACC20EE0"/>
    <w:lvl w:ilvl="0" w:tplc="A3707D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3088956" w:tentative="1">
      <w:start w:val="1"/>
      <w:numFmt w:val="lowerLetter"/>
      <w:lvlText w:val="%2."/>
      <w:lvlJc w:val="left"/>
      <w:pPr>
        <w:ind w:left="1440" w:hanging="360"/>
      </w:pPr>
    </w:lvl>
    <w:lvl w:ilvl="2" w:tplc="1D8AA3E6" w:tentative="1">
      <w:start w:val="1"/>
      <w:numFmt w:val="lowerRoman"/>
      <w:lvlText w:val="%3."/>
      <w:lvlJc w:val="right"/>
      <w:pPr>
        <w:ind w:left="2160" w:hanging="180"/>
      </w:pPr>
    </w:lvl>
    <w:lvl w:ilvl="3" w:tplc="2290756C" w:tentative="1">
      <w:start w:val="1"/>
      <w:numFmt w:val="decimal"/>
      <w:lvlText w:val="%4."/>
      <w:lvlJc w:val="left"/>
      <w:pPr>
        <w:ind w:left="2880" w:hanging="360"/>
      </w:pPr>
    </w:lvl>
    <w:lvl w:ilvl="4" w:tplc="2026C87C" w:tentative="1">
      <w:start w:val="1"/>
      <w:numFmt w:val="lowerLetter"/>
      <w:lvlText w:val="%5."/>
      <w:lvlJc w:val="left"/>
      <w:pPr>
        <w:ind w:left="3600" w:hanging="360"/>
      </w:pPr>
    </w:lvl>
    <w:lvl w:ilvl="5" w:tplc="D6785D1C" w:tentative="1">
      <w:start w:val="1"/>
      <w:numFmt w:val="lowerRoman"/>
      <w:lvlText w:val="%6."/>
      <w:lvlJc w:val="right"/>
      <w:pPr>
        <w:ind w:left="4320" w:hanging="180"/>
      </w:pPr>
    </w:lvl>
    <w:lvl w:ilvl="6" w:tplc="706AEF32" w:tentative="1">
      <w:start w:val="1"/>
      <w:numFmt w:val="decimal"/>
      <w:lvlText w:val="%7."/>
      <w:lvlJc w:val="left"/>
      <w:pPr>
        <w:ind w:left="5040" w:hanging="360"/>
      </w:pPr>
    </w:lvl>
    <w:lvl w:ilvl="7" w:tplc="E7345688" w:tentative="1">
      <w:start w:val="1"/>
      <w:numFmt w:val="lowerLetter"/>
      <w:lvlText w:val="%8."/>
      <w:lvlJc w:val="left"/>
      <w:pPr>
        <w:ind w:left="5760" w:hanging="360"/>
      </w:pPr>
    </w:lvl>
    <w:lvl w:ilvl="8" w:tplc="0E96D47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083A03"/>
    <w:multiLevelType w:val="hybridMultilevel"/>
    <w:tmpl w:val="B6C8A8FC"/>
    <w:lvl w:ilvl="0" w:tplc="B128BA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B7E415DA" w:tentative="1">
      <w:start w:val="1"/>
      <w:numFmt w:val="lowerLetter"/>
      <w:lvlText w:val="%2."/>
      <w:lvlJc w:val="left"/>
      <w:pPr>
        <w:ind w:left="1440" w:hanging="360"/>
      </w:pPr>
    </w:lvl>
    <w:lvl w:ilvl="2" w:tplc="D474DE3E" w:tentative="1">
      <w:start w:val="1"/>
      <w:numFmt w:val="lowerRoman"/>
      <w:lvlText w:val="%3."/>
      <w:lvlJc w:val="right"/>
      <w:pPr>
        <w:ind w:left="2160" w:hanging="180"/>
      </w:pPr>
    </w:lvl>
    <w:lvl w:ilvl="3" w:tplc="8B388DC8" w:tentative="1">
      <w:start w:val="1"/>
      <w:numFmt w:val="decimal"/>
      <w:lvlText w:val="%4."/>
      <w:lvlJc w:val="left"/>
      <w:pPr>
        <w:ind w:left="2880" w:hanging="360"/>
      </w:pPr>
    </w:lvl>
    <w:lvl w:ilvl="4" w:tplc="944802C8" w:tentative="1">
      <w:start w:val="1"/>
      <w:numFmt w:val="lowerLetter"/>
      <w:lvlText w:val="%5."/>
      <w:lvlJc w:val="left"/>
      <w:pPr>
        <w:ind w:left="3600" w:hanging="360"/>
      </w:pPr>
    </w:lvl>
    <w:lvl w:ilvl="5" w:tplc="0638F35E" w:tentative="1">
      <w:start w:val="1"/>
      <w:numFmt w:val="lowerRoman"/>
      <w:lvlText w:val="%6."/>
      <w:lvlJc w:val="right"/>
      <w:pPr>
        <w:ind w:left="4320" w:hanging="180"/>
      </w:pPr>
    </w:lvl>
    <w:lvl w:ilvl="6" w:tplc="F6827390" w:tentative="1">
      <w:start w:val="1"/>
      <w:numFmt w:val="decimal"/>
      <w:lvlText w:val="%7."/>
      <w:lvlJc w:val="left"/>
      <w:pPr>
        <w:ind w:left="5040" w:hanging="360"/>
      </w:pPr>
    </w:lvl>
    <w:lvl w:ilvl="7" w:tplc="D92E6142" w:tentative="1">
      <w:start w:val="1"/>
      <w:numFmt w:val="lowerLetter"/>
      <w:lvlText w:val="%8."/>
      <w:lvlJc w:val="left"/>
      <w:pPr>
        <w:ind w:left="5760" w:hanging="360"/>
      </w:pPr>
    </w:lvl>
    <w:lvl w:ilvl="8" w:tplc="82A4303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F70211"/>
    <w:multiLevelType w:val="hybridMultilevel"/>
    <w:tmpl w:val="5A8C0BAC"/>
    <w:lvl w:ilvl="0" w:tplc="43628C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A09E2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229186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67EE773A" w:tentative="1">
      <w:start w:val="1"/>
      <w:numFmt w:val="decimal"/>
      <w:lvlText w:val="%4."/>
      <w:lvlJc w:val="left"/>
      <w:pPr>
        <w:ind w:left="2880" w:hanging="360"/>
      </w:pPr>
    </w:lvl>
    <w:lvl w:ilvl="4" w:tplc="6C6A9FC6" w:tentative="1">
      <w:start w:val="1"/>
      <w:numFmt w:val="lowerLetter"/>
      <w:lvlText w:val="%5."/>
      <w:lvlJc w:val="left"/>
      <w:pPr>
        <w:ind w:left="3600" w:hanging="360"/>
      </w:pPr>
    </w:lvl>
    <w:lvl w:ilvl="5" w:tplc="1B0E46FE" w:tentative="1">
      <w:start w:val="1"/>
      <w:numFmt w:val="lowerRoman"/>
      <w:lvlText w:val="%6."/>
      <w:lvlJc w:val="right"/>
      <w:pPr>
        <w:ind w:left="4320" w:hanging="180"/>
      </w:pPr>
    </w:lvl>
    <w:lvl w:ilvl="6" w:tplc="E124E6A6" w:tentative="1">
      <w:start w:val="1"/>
      <w:numFmt w:val="decimal"/>
      <w:lvlText w:val="%7."/>
      <w:lvlJc w:val="left"/>
      <w:pPr>
        <w:ind w:left="5040" w:hanging="360"/>
      </w:pPr>
    </w:lvl>
    <w:lvl w:ilvl="7" w:tplc="2730A930" w:tentative="1">
      <w:start w:val="1"/>
      <w:numFmt w:val="lowerLetter"/>
      <w:lvlText w:val="%8."/>
      <w:lvlJc w:val="left"/>
      <w:pPr>
        <w:ind w:left="5760" w:hanging="360"/>
      </w:pPr>
    </w:lvl>
    <w:lvl w:ilvl="8" w:tplc="14CE98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B31AB"/>
    <w:multiLevelType w:val="hybridMultilevel"/>
    <w:tmpl w:val="D73A82FE"/>
    <w:lvl w:ilvl="0" w:tplc="0F663E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28105E" w:tentative="1">
      <w:start w:val="1"/>
      <w:numFmt w:val="lowerLetter"/>
      <w:lvlText w:val="%2."/>
      <w:lvlJc w:val="left"/>
      <w:pPr>
        <w:ind w:left="1440" w:hanging="360"/>
      </w:pPr>
    </w:lvl>
    <w:lvl w:ilvl="2" w:tplc="68E6AF50" w:tentative="1">
      <w:start w:val="1"/>
      <w:numFmt w:val="lowerRoman"/>
      <w:lvlText w:val="%3."/>
      <w:lvlJc w:val="right"/>
      <w:pPr>
        <w:ind w:left="2160" w:hanging="180"/>
      </w:pPr>
    </w:lvl>
    <w:lvl w:ilvl="3" w:tplc="FBEA00D4" w:tentative="1">
      <w:start w:val="1"/>
      <w:numFmt w:val="decimal"/>
      <w:lvlText w:val="%4."/>
      <w:lvlJc w:val="left"/>
      <w:pPr>
        <w:ind w:left="2880" w:hanging="360"/>
      </w:pPr>
    </w:lvl>
    <w:lvl w:ilvl="4" w:tplc="22F8029A" w:tentative="1">
      <w:start w:val="1"/>
      <w:numFmt w:val="lowerLetter"/>
      <w:lvlText w:val="%5."/>
      <w:lvlJc w:val="left"/>
      <w:pPr>
        <w:ind w:left="3600" w:hanging="360"/>
      </w:pPr>
    </w:lvl>
    <w:lvl w:ilvl="5" w:tplc="1200088A" w:tentative="1">
      <w:start w:val="1"/>
      <w:numFmt w:val="lowerRoman"/>
      <w:lvlText w:val="%6."/>
      <w:lvlJc w:val="right"/>
      <w:pPr>
        <w:ind w:left="4320" w:hanging="180"/>
      </w:pPr>
    </w:lvl>
    <w:lvl w:ilvl="6" w:tplc="12ACB33E" w:tentative="1">
      <w:start w:val="1"/>
      <w:numFmt w:val="decimal"/>
      <w:lvlText w:val="%7."/>
      <w:lvlJc w:val="left"/>
      <w:pPr>
        <w:ind w:left="5040" w:hanging="360"/>
      </w:pPr>
    </w:lvl>
    <w:lvl w:ilvl="7" w:tplc="E092C96E" w:tentative="1">
      <w:start w:val="1"/>
      <w:numFmt w:val="lowerLetter"/>
      <w:lvlText w:val="%8."/>
      <w:lvlJc w:val="left"/>
      <w:pPr>
        <w:ind w:left="5760" w:hanging="360"/>
      </w:pPr>
    </w:lvl>
    <w:lvl w:ilvl="8" w:tplc="119610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FB048A"/>
    <w:multiLevelType w:val="hybridMultilevel"/>
    <w:tmpl w:val="96C4875C"/>
    <w:lvl w:ilvl="0" w:tplc="8A8EF6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B819F8" w:tentative="1">
      <w:start w:val="1"/>
      <w:numFmt w:val="lowerLetter"/>
      <w:lvlText w:val="%2."/>
      <w:lvlJc w:val="left"/>
      <w:pPr>
        <w:ind w:left="1440" w:hanging="360"/>
      </w:pPr>
    </w:lvl>
    <w:lvl w:ilvl="2" w:tplc="C870F236" w:tentative="1">
      <w:start w:val="1"/>
      <w:numFmt w:val="lowerRoman"/>
      <w:lvlText w:val="%3."/>
      <w:lvlJc w:val="right"/>
      <w:pPr>
        <w:ind w:left="2160" w:hanging="180"/>
      </w:pPr>
    </w:lvl>
    <w:lvl w:ilvl="3" w:tplc="9C4A7316" w:tentative="1">
      <w:start w:val="1"/>
      <w:numFmt w:val="decimal"/>
      <w:lvlText w:val="%4."/>
      <w:lvlJc w:val="left"/>
      <w:pPr>
        <w:ind w:left="2880" w:hanging="360"/>
      </w:pPr>
    </w:lvl>
    <w:lvl w:ilvl="4" w:tplc="82EE78FE" w:tentative="1">
      <w:start w:val="1"/>
      <w:numFmt w:val="lowerLetter"/>
      <w:lvlText w:val="%5."/>
      <w:lvlJc w:val="left"/>
      <w:pPr>
        <w:ind w:left="3600" w:hanging="360"/>
      </w:pPr>
    </w:lvl>
    <w:lvl w:ilvl="5" w:tplc="307A3446" w:tentative="1">
      <w:start w:val="1"/>
      <w:numFmt w:val="lowerRoman"/>
      <w:lvlText w:val="%6."/>
      <w:lvlJc w:val="right"/>
      <w:pPr>
        <w:ind w:left="4320" w:hanging="180"/>
      </w:pPr>
    </w:lvl>
    <w:lvl w:ilvl="6" w:tplc="B8A62776" w:tentative="1">
      <w:start w:val="1"/>
      <w:numFmt w:val="decimal"/>
      <w:lvlText w:val="%7."/>
      <w:lvlJc w:val="left"/>
      <w:pPr>
        <w:ind w:left="5040" w:hanging="360"/>
      </w:pPr>
    </w:lvl>
    <w:lvl w:ilvl="7" w:tplc="33466A76" w:tentative="1">
      <w:start w:val="1"/>
      <w:numFmt w:val="lowerLetter"/>
      <w:lvlText w:val="%8."/>
      <w:lvlJc w:val="left"/>
      <w:pPr>
        <w:ind w:left="5760" w:hanging="360"/>
      </w:pPr>
    </w:lvl>
    <w:lvl w:ilvl="8" w:tplc="BE2C2D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7D29DA"/>
    <w:multiLevelType w:val="hybridMultilevel"/>
    <w:tmpl w:val="125A88A0"/>
    <w:lvl w:ilvl="0" w:tplc="C84A3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AA22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AC9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1E2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CAA1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EC30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C44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8C3A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72DD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56352E"/>
    <w:multiLevelType w:val="hybridMultilevel"/>
    <w:tmpl w:val="3F80A11A"/>
    <w:lvl w:ilvl="0" w:tplc="70443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5AA5ACA">
      <w:start w:val="1"/>
      <w:numFmt w:val="decimal"/>
      <w:lvlText w:val="%2."/>
      <w:lvlJc w:val="left"/>
      <w:pPr>
        <w:ind w:left="1440" w:hanging="360"/>
      </w:pPr>
    </w:lvl>
    <w:lvl w:ilvl="2" w:tplc="544EC91E">
      <w:start w:val="1"/>
      <w:numFmt w:val="decimal"/>
      <w:lvlText w:val="%3."/>
      <w:lvlJc w:val="left"/>
      <w:pPr>
        <w:ind w:left="2160" w:hanging="180"/>
      </w:pPr>
    </w:lvl>
    <w:lvl w:ilvl="3" w:tplc="246C969A">
      <w:start w:val="1"/>
      <w:numFmt w:val="decimal"/>
      <w:lvlText w:val="%4."/>
      <w:lvlJc w:val="left"/>
      <w:pPr>
        <w:ind w:left="2880" w:hanging="360"/>
      </w:pPr>
    </w:lvl>
    <w:lvl w:ilvl="4" w:tplc="40961C8A" w:tentative="1">
      <w:start w:val="1"/>
      <w:numFmt w:val="lowerLetter"/>
      <w:lvlText w:val="%5."/>
      <w:lvlJc w:val="left"/>
      <w:pPr>
        <w:ind w:left="3600" w:hanging="360"/>
      </w:pPr>
    </w:lvl>
    <w:lvl w:ilvl="5" w:tplc="19401702" w:tentative="1">
      <w:start w:val="1"/>
      <w:numFmt w:val="lowerRoman"/>
      <w:lvlText w:val="%6."/>
      <w:lvlJc w:val="right"/>
      <w:pPr>
        <w:ind w:left="4320" w:hanging="180"/>
      </w:pPr>
    </w:lvl>
    <w:lvl w:ilvl="6" w:tplc="F15C1016" w:tentative="1">
      <w:start w:val="1"/>
      <w:numFmt w:val="decimal"/>
      <w:lvlText w:val="%7."/>
      <w:lvlJc w:val="left"/>
      <w:pPr>
        <w:ind w:left="5040" w:hanging="360"/>
      </w:pPr>
    </w:lvl>
    <w:lvl w:ilvl="7" w:tplc="A1DE6F3A" w:tentative="1">
      <w:start w:val="1"/>
      <w:numFmt w:val="lowerLetter"/>
      <w:lvlText w:val="%8."/>
      <w:lvlJc w:val="left"/>
      <w:pPr>
        <w:ind w:left="5760" w:hanging="360"/>
      </w:pPr>
    </w:lvl>
    <w:lvl w:ilvl="8" w:tplc="768A20D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52611C"/>
    <w:multiLevelType w:val="hybridMultilevel"/>
    <w:tmpl w:val="9154DE42"/>
    <w:lvl w:ilvl="0" w:tplc="3B72DD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B842B20" w:tentative="1">
      <w:start w:val="1"/>
      <w:numFmt w:val="lowerLetter"/>
      <w:lvlText w:val="%2."/>
      <w:lvlJc w:val="left"/>
      <w:pPr>
        <w:ind w:left="1440" w:hanging="360"/>
      </w:pPr>
    </w:lvl>
    <w:lvl w:ilvl="2" w:tplc="B85AE204" w:tentative="1">
      <w:start w:val="1"/>
      <w:numFmt w:val="lowerRoman"/>
      <w:lvlText w:val="%3."/>
      <w:lvlJc w:val="right"/>
      <w:pPr>
        <w:ind w:left="2160" w:hanging="180"/>
      </w:pPr>
    </w:lvl>
    <w:lvl w:ilvl="3" w:tplc="3F2A982A" w:tentative="1">
      <w:start w:val="1"/>
      <w:numFmt w:val="decimal"/>
      <w:lvlText w:val="%4."/>
      <w:lvlJc w:val="left"/>
      <w:pPr>
        <w:ind w:left="2880" w:hanging="360"/>
      </w:pPr>
    </w:lvl>
    <w:lvl w:ilvl="4" w:tplc="E8A45C6A" w:tentative="1">
      <w:start w:val="1"/>
      <w:numFmt w:val="lowerLetter"/>
      <w:lvlText w:val="%5."/>
      <w:lvlJc w:val="left"/>
      <w:pPr>
        <w:ind w:left="3600" w:hanging="360"/>
      </w:pPr>
    </w:lvl>
    <w:lvl w:ilvl="5" w:tplc="EADCB1CC" w:tentative="1">
      <w:start w:val="1"/>
      <w:numFmt w:val="lowerRoman"/>
      <w:lvlText w:val="%6."/>
      <w:lvlJc w:val="right"/>
      <w:pPr>
        <w:ind w:left="4320" w:hanging="180"/>
      </w:pPr>
    </w:lvl>
    <w:lvl w:ilvl="6" w:tplc="913E6284" w:tentative="1">
      <w:start w:val="1"/>
      <w:numFmt w:val="decimal"/>
      <w:lvlText w:val="%7."/>
      <w:lvlJc w:val="left"/>
      <w:pPr>
        <w:ind w:left="5040" w:hanging="360"/>
      </w:pPr>
    </w:lvl>
    <w:lvl w:ilvl="7" w:tplc="E668A598" w:tentative="1">
      <w:start w:val="1"/>
      <w:numFmt w:val="lowerLetter"/>
      <w:lvlText w:val="%8."/>
      <w:lvlJc w:val="left"/>
      <w:pPr>
        <w:ind w:left="5760" w:hanging="360"/>
      </w:pPr>
    </w:lvl>
    <w:lvl w:ilvl="8" w:tplc="46BE607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AE67BB"/>
    <w:multiLevelType w:val="hybridMultilevel"/>
    <w:tmpl w:val="8A78B1F2"/>
    <w:lvl w:ilvl="0" w:tplc="F28EE2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D04273A" w:tentative="1">
      <w:start w:val="1"/>
      <w:numFmt w:val="lowerLetter"/>
      <w:lvlText w:val="%2."/>
      <w:lvlJc w:val="left"/>
      <w:pPr>
        <w:ind w:left="1440" w:hanging="360"/>
      </w:pPr>
    </w:lvl>
    <w:lvl w:ilvl="2" w:tplc="2B2A5C06" w:tentative="1">
      <w:start w:val="1"/>
      <w:numFmt w:val="lowerRoman"/>
      <w:lvlText w:val="%3."/>
      <w:lvlJc w:val="right"/>
      <w:pPr>
        <w:ind w:left="2160" w:hanging="180"/>
      </w:pPr>
    </w:lvl>
    <w:lvl w:ilvl="3" w:tplc="D0221D60" w:tentative="1">
      <w:start w:val="1"/>
      <w:numFmt w:val="decimal"/>
      <w:lvlText w:val="%4."/>
      <w:lvlJc w:val="left"/>
      <w:pPr>
        <w:ind w:left="2880" w:hanging="360"/>
      </w:pPr>
    </w:lvl>
    <w:lvl w:ilvl="4" w:tplc="75DCD9F2" w:tentative="1">
      <w:start w:val="1"/>
      <w:numFmt w:val="lowerLetter"/>
      <w:lvlText w:val="%5."/>
      <w:lvlJc w:val="left"/>
      <w:pPr>
        <w:ind w:left="3600" w:hanging="360"/>
      </w:pPr>
    </w:lvl>
    <w:lvl w:ilvl="5" w:tplc="AFB6879C" w:tentative="1">
      <w:start w:val="1"/>
      <w:numFmt w:val="lowerRoman"/>
      <w:lvlText w:val="%6."/>
      <w:lvlJc w:val="right"/>
      <w:pPr>
        <w:ind w:left="4320" w:hanging="180"/>
      </w:pPr>
    </w:lvl>
    <w:lvl w:ilvl="6" w:tplc="D286025C" w:tentative="1">
      <w:start w:val="1"/>
      <w:numFmt w:val="decimal"/>
      <w:lvlText w:val="%7."/>
      <w:lvlJc w:val="left"/>
      <w:pPr>
        <w:ind w:left="5040" w:hanging="360"/>
      </w:pPr>
    </w:lvl>
    <w:lvl w:ilvl="7" w:tplc="BE484ECA" w:tentative="1">
      <w:start w:val="1"/>
      <w:numFmt w:val="lowerLetter"/>
      <w:lvlText w:val="%8."/>
      <w:lvlJc w:val="left"/>
      <w:pPr>
        <w:ind w:left="5760" w:hanging="360"/>
      </w:pPr>
    </w:lvl>
    <w:lvl w:ilvl="8" w:tplc="091CC1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D4038D"/>
    <w:multiLevelType w:val="hybridMultilevel"/>
    <w:tmpl w:val="F4E0D52A"/>
    <w:lvl w:ilvl="0" w:tplc="39E46AEE">
      <w:start w:val="1"/>
      <w:numFmt w:val="decimal"/>
      <w:lvlText w:val="%1."/>
      <w:lvlJc w:val="left"/>
      <w:pPr>
        <w:ind w:left="720" w:hanging="360"/>
      </w:pPr>
    </w:lvl>
    <w:lvl w:ilvl="1" w:tplc="A0C2B608" w:tentative="1">
      <w:start w:val="1"/>
      <w:numFmt w:val="lowerLetter"/>
      <w:lvlText w:val="%2."/>
      <w:lvlJc w:val="left"/>
      <w:pPr>
        <w:ind w:left="1440" w:hanging="360"/>
      </w:pPr>
    </w:lvl>
    <w:lvl w:ilvl="2" w:tplc="D18CA78A" w:tentative="1">
      <w:start w:val="1"/>
      <w:numFmt w:val="lowerRoman"/>
      <w:lvlText w:val="%3."/>
      <w:lvlJc w:val="right"/>
      <w:pPr>
        <w:ind w:left="2160" w:hanging="180"/>
      </w:pPr>
    </w:lvl>
    <w:lvl w:ilvl="3" w:tplc="F2B250EE" w:tentative="1">
      <w:start w:val="1"/>
      <w:numFmt w:val="decimal"/>
      <w:lvlText w:val="%4."/>
      <w:lvlJc w:val="left"/>
      <w:pPr>
        <w:ind w:left="2880" w:hanging="360"/>
      </w:pPr>
    </w:lvl>
    <w:lvl w:ilvl="4" w:tplc="4FF26122" w:tentative="1">
      <w:start w:val="1"/>
      <w:numFmt w:val="lowerLetter"/>
      <w:lvlText w:val="%5."/>
      <w:lvlJc w:val="left"/>
      <w:pPr>
        <w:ind w:left="3600" w:hanging="360"/>
      </w:pPr>
    </w:lvl>
    <w:lvl w:ilvl="5" w:tplc="C60894C8" w:tentative="1">
      <w:start w:val="1"/>
      <w:numFmt w:val="lowerRoman"/>
      <w:lvlText w:val="%6."/>
      <w:lvlJc w:val="right"/>
      <w:pPr>
        <w:ind w:left="4320" w:hanging="180"/>
      </w:pPr>
    </w:lvl>
    <w:lvl w:ilvl="6" w:tplc="62C8173A" w:tentative="1">
      <w:start w:val="1"/>
      <w:numFmt w:val="decimal"/>
      <w:lvlText w:val="%7."/>
      <w:lvlJc w:val="left"/>
      <w:pPr>
        <w:ind w:left="5040" w:hanging="360"/>
      </w:pPr>
    </w:lvl>
    <w:lvl w:ilvl="7" w:tplc="593E3B08" w:tentative="1">
      <w:start w:val="1"/>
      <w:numFmt w:val="lowerLetter"/>
      <w:lvlText w:val="%8."/>
      <w:lvlJc w:val="left"/>
      <w:pPr>
        <w:ind w:left="5760" w:hanging="360"/>
      </w:pPr>
    </w:lvl>
    <w:lvl w:ilvl="8" w:tplc="0F0CB5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59519C"/>
    <w:multiLevelType w:val="hybridMultilevel"/>
    <w:tmpl w:val="208A8E30"/>
    <w:lvl w:ilvl="0" w:tplc="18CA73A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FA4A84A" w:tentative="1">
      <w:start w:val="1"/>
      <w:numFmt w:val="lowerLetter"/>
      <w:lvlText w:val="%2."/>
      <w:lvlJc w:val="left"/>
      <w:pPr>
        <w:ind w:left="1440" w:hanging="360"/>
      </w:pPr>
    </w:lvl>
    <w:lvl w:ilvl="2" w:tplc="BEB6FD3A" w:tentative="1">
      <w:start w:val="1"/>
      <w:numFmt w:val="lowerRoman"/>
      <w:lvlText w:val="%3."/>
      <w:lvlJc w:val="right"/>
      <w:pPr>
        <w:ind w:left="2160" w:hanging="180"/>
      </w:pPr>
    </w:lvl>
    <w:lvl w:ilvl="3" w:tplc="65D89802" w:tentative="1">
      <w:start w:val="1"/>
      <w:numFmt w:val="decimal"/>
      <w:lvlText w:val="%4."/>
      <w:lvlJc w:val="left"/>
      <w:pPr>
        <w:ind w:left="2880" w:hanging="360"/>
      </w:pPr>
    </w:lvl>
    <w:lvl w:ilvl="4" w:tplc="FF20214C" w:tentative="1">
      <w:start w:val="1"/>
      <w:numFmt w:val="lowerLetter"/>
      <w:lvlText w:val="%5."/>
      <w:lvlJc w:val="left"/>
      <w:pPr>
        <w:ind w:left="3600" w:hanging="360"/>
      </w:pPr>
    </w:lvl>
    <w:lvl w:ilvl="5" w:tplc="E610B682" w:tentative="1">
      <w:start w:val="1"/>
      <w:numFmt w:val="lowerRoman"/>
      <w:lvlText w:val="%6."/>
      <w:lvlJc w:val="right"/>
      <w:pPr>
        <w:ind w:left="4320" w:hanging="180"/>
      </w:pPr>
    </w:lvl>
    <w:lvl w:ilvl="6" w:tplc="1D3E5458" w:tentative="1">
      <w:start w:val="1"/>
      <w:numFmt w:val="decimal"/>
      <w:lvlText w:val="%7."/>
      <w:lvlJc w:val="left"/>
      <w:pPr>
        <w:ind w:left="5040" w:hanging="360"/>
      </w:pPr>
    </w:lvl>
    <w:lvl w:ilvl="7" w:tplc="169E2024" w:tentative="1">
      <w:start w:val="1"/>
      <w:numFmt w:val="lowerLetter"/>
      <w:lvlText w:val="%8."/>
      <w:lvlJc w:val="left"/>
      <w:pPr>
        <w:ind w:left="5760" w:hanging="360"/>
      </w:pPr>
    </w:lvl>
    <w:lvl w:ilvl="8" w:tplc="54603A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B27091"/>
    <w:multiLevelType w:val="hybridMultilevel"/>
    <w:tmpl w:val="DF624832"/>
    <w:lvl w:ilvl="0" w:tplc="43E631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95A2D8A" w:tentative="1">
      <w:start w:val="1"/>
      <w:numFmt w:val="lowerLetter"/>
      <w:lvlText w:val="%2."/>
      <w:lvlJc w:val="left"/>
      <w:pPr>
        <w:ind w:left="1440" w:hanging="360"/>
      </w:pPr>
    </w:lvl>
    <w:lvl w:ilvl="2" w:tplc="539272D2" w:tentative="1">
      <w:start w:val="1"/>
      <w:numFmt w:val="lowerRoman"/>
      <w:lvlText w:val="%3."/>
      <w:lvlJc w:val="right"/>
      <w:pPr>
        <w:ind w:left="2160" w:hanging="180"/>
      </w:pPr>
    </w:lvl>
    <w:lvl w:ilvl="3" w:tplc="7CAA0FEA" w:tentative="1">
      <w:start w:val="1"/>
      <w:numFmt w:val="decimal"/>
      <w:lvlText w:val="%4."/>
      <w:lvlJc w:val="left"/>
      <w:pPr>
        <w:ind w:left="2880" w:hanging="360"/>
      </w:pPr>
    </w:lvl>
    <w:lvl w:ilvl="4" w:tplc="F92C965C" w:tentative="1">
      <w:start w:val="1"/>
      <w:numFmt w:val="lowerLetter"/>
      <w:lvlText w:val="%5."/>
      <w:lvlJc w:val="left"/>
      <w:pPr>
        <w:ind w:left="3600" w:hanging="360"/>
      </w:pPr>
    </w:lvl>
    <w:lvl w:ilvl="5" w:tplc="F1002380" w:tentative="1">
      <w:start w:val="1"/>
      <w:numFmt w:val="lowerRoman"/>
      <w:lvlText w:val="%6."/>
      <w:lvlJc w:val="right"/>
      <w:pPr>
        <w:ind w:left="4320" w:hanging="180"/>
      </w:pPr>
    </w:lvl>
    <w:lvl w:ilvl="6" w:tplc="68E47150" w:tentative="1">
      <w:start w:val="1"/>
      <w:numFmt w:val="decimal"/>
      <w:lvlText w:val="%7."/>
      <w:lvlJc w:val="left"/>
      <w:pPr>
        <w:ind w:left="5040" w:hanging="360"/>
      </w:pPr>
    </w:lvl>
    <w:lvl w:ilvl="7" w:tplc="76DAF200" w:tentative="1">
      <w:start w:val="1"/>
      <w:numFmt w:val="lowerLetter"/>
      <w:lvlText w:val="%8."/>
      <w:lvlJc w:val="left"/>
      <w:pPr>
        <w:ind w:left="5760" w:hanging="360"/>
      </w:pPr>
    </w:lvl>
    <w:lvl w:ilvl="8" w:tplc="80606E5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33053A"/>
    <w:multiLevelType w:val="hybridMultilevel"/>
    <w:tmpl w:val="0BC043CC"/>
    <w:lvl w:ilvl="0" w:tplc="A3B861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C96DDC6" w:tentative="1">
      <w:start w:val="1"/>
      <w:numFmt w:val="lowerLetter"/>
      <w:lvlText w:val="%2."/>
      <w:lvlJc w:val="left"/>
      <w:pPr>
        <w:ind w:left="1440" w:hanging="360"/>
      </w:pPr>
    </w:lvl>
    <w:lvl w:ilvl="2" w:tplc="A3ECFCA8" w:tentative="1">
      <w:start w:val="1"/>
      <w:numFmt w:val="lowerRoman"/>
      <w:lvlText w:val="%3."/>
      <w:lvlJc w:val="right"/>
      <w:pPr>
        <w:ind w:left="2160" w:hanging="180"/>
      </w:pPr>
    </w:lvl>
    <w:lvl w:ilvl="3" w:tplc="4A7C0446" w:tentative="1">
      <w:start w:val="1"/>
      <w:numFmt w:val="decimal"/>
      <w:lvlText w:val="%4."/>
      <w:lvlJc w:val="left"/>
      <w:pPr>
        <w:ind w:left="2880" w:hanging="360"/>
      </w:pPr>
    </w:lvl>
    <w:lvl w:ilvl="4" w:tplc="4B2E8106" w:tentative="1">
      <w:start w:val="1"/>
      <w:numFmt w:val="lowerLetter"/>
      <w:lvlText w:val="%5."/>
      <w:lvlJc w:val="left"/>
      <w:pPr>
        <w:ind w:left="3600" w:hanging="360"/>
      </w:pPr>
    </w:lvl>
    <w:lvl w:ilvl="5" w:tplc="2A50A198" w:tentative="1">
      <w:start w:val="1"/>
      <w:numFmt w:val="lowerRoman"/>
      <w:lvlText w:val="%6."/>
      <w:lvlJc w:val="right"/>
      <w:pPr>
        <w:ind w:left="4320" w:hanging="180"/>
      </w:pPr>
    </w:lvl>
    <w:lvl w:ilvl="6" w:tplc="DB7E0BE0" w:tentative="1">
      <w:start w:val="1"/>
      <w:numFmt w:val="decimal"/>
      <w:lvlText w:val="%7."/>
      <w:lvlJc w:val="left"/>
      <w:pPr>
        <w:ind w:left="5040" w:hanging="360"/>
      </w:pPr>
    </w:lvl>
    <w:lvl w:ilvl="7" w:tplc="D2D49516" w:tentative="1">
      <w:start w:val="1"/>
      <w:numFmt w:val="lowerLetter"/>
      <w:lvlText w:val="%8."/>
      <w:lvlJc w:val="left"/>
      <w:pPr>
        <w:ind w:left="5760" w:hanging="360"/>
      </w:pPr>
    </w:lvl>
    <w:lvl w:ilvl="8" w:tplc="1756B46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5628D9"/>
    <w:multiLevelType w:val="hybridMultilevel"/>
    <w:tmpl w:val="ACB8A358"/>
    <w:lvl w:ilvl="0" w:tplc="0BA4F0A8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EBB047B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9B547AA2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C06EDA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1DC87B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DDCA6EA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E2CBF06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CC0A57F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D347BBE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61123D0"/>
    <w:multiLevelType w:val="hybridMultilevel"/>
    <w:tmpl w:val="547C8F0C"/>
    <w:lvl w:ilvl="0" w:tplc="3A1E1F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C3D0B1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E24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988C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E20B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9A84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6A17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2469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A43D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13455"/>
    <w:multiLevelType w:val="hybridMultilevel"/>
    <w:tmpl w:val="240C5656"/>
    <w:lvl w:ilvl="0" w:tplc="96DCEC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42E4B40" w:tentative="1">
      <w:start w:val="1"/>
      <w:numFmt w:val="lowerLetter"/>
      <w:lvlText w:val="%2."/>
      <w:lvlJc w:val="left"/>
      <w:pPr>
        <w:ind w:left="1440" w:hanging="360"/>
      </w:pPr>
    </w:lvl>
    <w:lvl w:ilvl="2" w:tplc="3E4C67C8" w:tentative="1">
      <w:start w:val="1"/>
      <w:numFmt w:val="lowerRoman"/>
      <w:lvlText w:val="%3."/>
      <w:lvlJc w:val="right"/>
      <w:pPr>
        <w:ind w:left="2160" w:hanging="180"/>
      </w:pPr>
    </w:lvl>
    <w:lvl w:ilvl="3" w:tplc="EC7E1C5C" w:tentative="1">
      <w:start w:val="1"/>
      <w:numFmt w:val="decimal"/>
      <w:lvlText w:val="%4."/>
      <w:lvlJc w:val="left"/>
      <w:pPr>
        <w:ind w:left="2880" w:hanging="360"/>
      </w:pPr>
    </w:lvl>
    <w:lvl w:ilvl="4" w:tplc="6A301CDA" w:tentative="1">
      <w:start w:val="1"/>
      <w:numFmt w:val="lowerLetter"/>
      <w:lvlText w:val="%5."/>
      <w:lvlJc w:val="left"/>
      <w:pPr>
        <w:ind w:left="3600" w:hanging="360"/>
      </w:pPr>
    </w:lvl>
    <w:lvl w:ilvl="5" w:tplc="5A04C87E" w:tentative="1">
      <w:start w:val="1"/>
      <w:numFmt w:val="lowerRoman"/>
      <w:lvlText w:val="%6."/>
      <w:lvlJc w:val="right"/>
      <w:pPr>
        <w:ind w:left="4320" w:hanging="180"/>
      </w:pPr>
    </w:lvl>
    <w:lvl w:ilvl="6" w:tplc="1F3CA17C" w:tentative="1">
      <w:start w:val="1"/>
      <w:numFmt w:val="decimal"/>
      <w:lvlText w:val="%7."/>
      <w:lvlJc w:val="left"/>
      <w:pPr>
        <w:ind w:left="5040" w:hanging="360"/>
      </w:pPr>
    </w:lvl>
    <w:lvl w:ilvl="7" w:tplc="B400198A" w:tentative="1">
      <w:start w:val="1"/>
      <w:numFmt w:val="lowerLetter"/>
      <w:lvlText w:val="%8."/>
      <w:lvlJc w:val="left"/>
      <w:pPr>
        <w:ind w:left="5760" w:hanging="360"/>
      </w:pPr>
    </w:lvl>
    <w:lvl w:ilvl="8" w:tplc="167254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D1FCE"/>
    <w:multiLevelType w:val="hybridMultilevel"/>
    <w:tmpl w:val="0BA29D46"/>
    <w:lvl w:ilvl="0" w:tplc="4D922A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A9A5C3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196CB30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6D2E0AFE" w:tentative="1">
      <w:start w:val="1"/>
      <w:numFmt w:val="decimal"/>
      <w:lvlText w:val="%4."/>
      <w:lvlJc w:val="left"/>
      <w:pPr>
        <w:ind w:left="2880" w:hanging="360"/>
      </w:pPr>
    </w:lvl>
    <w:lvl w:ilvl="4" w:tplc="1E3C24FC" w:tentative="1">
      <w:start w:val="1"/>
      <w:numFmt w:val="lowerLetter"/>
      <w:lvlText w:val="%5."/>
      <w:lvlJc w:val="left"/>
      <w:pPr>
        <w:ind w:left="3600" w:hanging="360"/>
      </w:pPr>
    </w:lvl>
    <w:lvl w:ilvl="5" w:tplc="3BD0E4C2" w:tentative="1">
      <w:start w:val="1"/>
      <w:numFmt w:val="lowerRoman"/>
      <w:lvlText w:val="%6."/>
      <w:lvlJc w:val="right"/>
      <w:pPr>
        <w:ind w:left="4320" w:hanging="180"/>
      </w:pPr>
    </w:lvl>
    <w:lvl w:ilvl="6" w:tplc="7CD0AC08" w:tentative="1">
      <w:start w:val="1"/>
      <w:numFmt w:val="decimal"/>
      <w:lvlText w:val="%7."/>
      <w:lvlJc w:val="left"/>
      <w:pPr>
        <w:ind w:left="5040" w:hanging="360"/>
      </w:pPr>
    </w:lvl>
    <w:lvl w:ilvl="7" w:tplc="3D38D738" w:tentative="1">
      <w:start w:val="1"/>
      <w:numFmt w:val="lowerLetter"/>
      <w:lvlText w:val="%8."/>
      <w:lvlJc w:val="left"/>
      <w:pPr>
        <w:ind w:left="5760" w:hanging="360"/>
      </w:pPr>
    </w:lvl>
    <w:lvl w:ilvl="8" w:tplc="41D295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A113C1"/>
    <w:multiLevelType w:val="hybridMultilevel"/>
    <w:tmpl w:val="8CDA1434"/>
    <w:lvl w:ilvl="0" w:tplc="352E7F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42DBA4" w:tentative="1">
      <w:start w:val="1"/>
      <w:numFmt w:val="lowerLetter"/>
      <w:lvlText w:val="%2."/>
      <w:lvlJc w:val="left"/>
      <w:pPr>
        <w:ind w:left="1440" w:hanging="360"/>
      </w:pPr>
    </w:lvl>
    <w:lvl w:ilvl="2" w:tplc="C7C6AA6A" w:tentative="1">
      <w:start w:val="1"/>
      <w:numFmt w:val="lowerRoman"/>
      <w:lvlText w:val="%3."/>
      <w:lvlJc w:val="right"/>
      <w:pPr>
        <w:ind w:left="2160" w:hanging="180"/>
      </w:pPr>
    </w:lvl>
    <w:lvl w:ilvl="3" w:tplc="452E4F9C" w:tentative="1">
      <w:start w:val="1"/>
      <w:numFmt w:val="decimal"/>
      <w:lvlText w:val="%4."/>
      <w:lvlJc w:val="left"/>
      <w:pPr>
        <w:ind w:left="2880" w:hanging="360"/>
      </w:pPr>
    </w:lvl>
    <w:lvl w:ilvl="4" w:tplc="8D50BF3C" w:tentative="1">
      <w:start w:val="1"/>
      <w:numFmt w:val="lowerLetter"/>
      <w:lvlText w:val="%5."/>
      <w:lvlJc w:val="left"/>
      <w:pPr>
        <w:ind w:left="3600" w:hanging="360"/>
      </w:pPr>
    </w:lvl>
    <w:lvl w:ilvl="5" w:tplc="14AEB598" w:tentative="1">
      <w:start w:val="1"/>
      <w:numFmt w:val="lowerRoman"/>
      <w:lvlText w:val="%6."/>
      <w:lvlJc w:val="right"/>
      <w:pPr>
        <w:ind w:left="4320" w:hanging="180"/>
      </w:pPr>
    </w:lvl>
    <w:lvl w:ilvl="6" w:tplc="0F6AB650" w:tentative="1">
      <w:start w:val="1"/>
      <w:numFmt w:val="decimal"/>
      <w:lvlText w:val="%7."/>
      <w:lvlJc w:val="left"/>
      <w:pPr>
        <w:ind w:left="5040" w:hanging="360"/>
      </w:pPr>
    </w:lvl>
    <w:lvl w:ilvl="7" w:tplc="C01221A8" w:tentative="1">
      <w:start w:val="1"/>
      <w:numFmt w:val="lowerLetter"/>
      <w:lvlText w:val="%8."/>
      <w:lvlJc w:val="left"/>
      <w:pPr>
        <w:ind w:left="5760" w:hanging="360"/>
      </w:pPr>
    </w:lvl>
    <w:lvl w:ilvl="8" w:tplc="AF9A5C3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A07FB2"/>
    <w:multiLevelType w:val="multilevel"/>
    <w:tmpl w:val="6AFE2A8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8092" w:hanging="720"/>
      </w:pPr>
      <w:rPr>
        <w:lang w:val="ru-RU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64AC7312"/>
    <w:multiLevelType w:val="hybridMultilevel"/>
    <w:tmpl w:val="7E68D26C"/>
    <w:lvl w:ilvl="0" w:tplc="2AA68028">
      <w:start w:val="1"/>
      <w:numFmt w:val="lowerLetter"/>
      <w:lvlText w:val="%1."/>
      <w:lvlJc w:val="left"/>
      <w:pPr>
        <w:ind w:left="1440" w:hanging="360"/>
      </w:pPr>
    </w:lvl>
    <w:lvl w:ilvl="1" w:tplc="1D303552">
      <w:start w:val="1"/>
      <w:numFmt w:val="lowerLetter"/>
      <w:lvlText w:val="%2."/>
      <w:lvlJc w:val="left"/>
      <w:pPr>
        <w:ind w:left="2160" w:hanging="360"/>
      </w:pPr>
    </w:lvl>
    <w:lvl w:ilvl="2" w:tplc="1C96E720" w:tentative="1">
      <w:start w:val="1"/>
      <w:numFmt w:val="lowerRoman"/>
      <w:lvlText w:val="%3."/>
      <w:lvlJc w:val="right"/>
      <w:pPr>
        <w:ind w:left="2880" w:hanging="180"/>
      </w:pPr>
    </w:lvl>
    <w:lvl w:ilvl="3" w:tplc="4C26C328" w:tentative="1">
      <w:start w:val="1"/>
      <w:numFmt w:val="decimal"/>
      <w:lvlText w:val="%4."/>
      <w:lvlJc w:val="left"/>
      <w:pPr>
        <w:ind w:left="3600" w:hanging="360"/>
      </w:pPr>
    </w:lvl>
    <w:lvl w:ilvl="4" w:tplc="7F60FD42" w:tentative="1">
      <w:start w:val="1"/>
      <w:numFmt w:val="lowerLetter"/>
      <w:lvlText w:val="%5."/>
      <w:lvlJc w:val="left"/>
      <w:pPr>
        <w:ind w:left="4320" w:hanging="360"/>
      </w:pPr>
    </w:lvl>
    <w:lvl w:ilvl="5" w:tplc="818E88C6" w:tentative="1">
      <w:start w:val="1"/>
      <w:numFmt w:val="lowerRoman"/>
      <w:lvlText w:val="%6."/>
      <w:lvlJc w:val="right"/>
      <w:pPr>
        <w:ind w:left="5040" w:hanging="180"/>
      </w:pPr>
    </w:lvl>
    <w:lvl w:ilvl="6" w:tplc="AEC0679C" w:tentative="1">
      <w:start w:val="1"/>
      <w:numFmt w:val="decimal"/>
      <w:lvlText w:val="%7."/>
      <w:lvlJc w:val="left"/>
      <w:pPr>
        <w:ind w:left="5760" w:hanging="360"/>
      </w:pPr>
    </w:lvl>
    <w:lvl w:ilvl="7" w:tplc="27E4D364" w:tentative="1">
      <w:start w:val="1"/>
      <w:numFmt w:val="lowerLetter"/>
      <w:lvlText w:val="%8."/>
      <w:lvlJc w:val="left"/>
      <w:pPr>
        <w:ind w:left="6480" w:hanging="360"/>
      </w:pPr>
    </w:lvl>
    <w:lvl w:ilvl="8" w:tplc="3942E466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6076AAF"/>
    <w:multiLevelType w:val="hybridMultilevel"/>
    <w:tmpl w:val="EFB231B8"/>
    <w:lvl w:ilvl="0" w:tplc="73BE9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BE02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0E4E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DEA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2413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DAE35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0232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E42C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1AF6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9B32B2"/>
    <w:multiLevelType w:val="hybridMultilevel"/>
    <w:tmpl w:val="A2647692"/>
    <w:lvl w:ilvl="0" w:tplc="290C06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74E638E" w:tentative="1">
      <w:start w:val="1"/>
      <w:numFmt w:val="lowerLetter"/>
      <w:lvlText w:val="%2."/>
      <w:lvlJc w:val="left"/>
      <w:pPr>
        <w:ind w:left="1440" w:hanging="360"/>
      </w:pPr>
    </w:lvl>
    <w:lvl w:ilvl="2" w:tplc="97F88B64" w:tentative="1">
      <w:start w:val="1"/>
      <w:numFmt w:val="lowerRoman"/>
      <w:lvlText w:val="%3."/>
      <w:lvlJc w:val="right"/>
      <w:pPr>
        <w:ind w:left="2160" w:hanging="180"/>
      </w:pPr>
    </w:lvl>
    <w:lvl w:ilvl="3" w:tplc="0E8ED122" w:tentative="1">
      <w:start w:val="1"/>
      <w:numFmt w:val="decimal"/>
      <w:lvlText w:val="%4."/>
      <w:lvlJc w:val="left"/>
      <w:pPr>
        <w:ind w:left="2880" w:hanging="360"/>
      </w:pPr>
    </w:lvl>
    <w:lvl w:ilvl="4" w:tplc="9118D0D4" w:tentative="1">
      <w:start w:val="1"/>
      <w:numFmt w:val="lowerLetter"/>
      <w:lvlText w:val="%5."/>
      <w:lvlJc w:val="left"/>
      <w:pPr>
        <w:ind w:left="3600" w:hanging="360"/>
      </w:pPr>
    </w:lvl>
    <w:lvl w:ilvl="5" w:tplc="CB8A283A" w:tentative="1">
      <w:start w:val="1"/>
      <w:numFmt w:val="lowerRoman"/>
      <w:lvlText w:val="%6."/>
      <w:lvlJc w:val="right"/>
      <w:pPr>
        <w:ind w:left="4320" w:hanging="180"/>
      </w:pPr>
    </w:lvl>
    <w:lvl w:ilvl="6" w:tplc="873CA4CA" w:tentative="1">
      <w:start w:val="1"/>
      <w:numFmt w:val="decimal"/>
      <w:lvlText w:val="%7."/>
      <w:lvlJc w:val="left"/>
      <w:pPr>
        <w:ind w:left="5040" w:hanging="360"/>
      </w:pPr>
    </w:lvl>
    <w:lvl w:ilvl="7" w:tplc="6FC66630" w:tentative="1">
      <w:start w:val="1"/>
      <w:numFmt w:val="lowerLetter"/>
      <w:lvlText w:val="%8."/>
      <w:lvlJc w:val="left"/>
      <w:pPr>
        <w:ind w:left="5760" w:hanging="360"/>
      </w:pPr>
    </w:lvl>
    <w:lvl w:ilvl="8" w:tplc="DE3A0D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A36842"/>
    <w:multiLevelType w:val="hybridMultilevel"/>
    <w:tmpl w:val="2A4CEC24"/>
    <w:lvl w:ilvl="0" w:tplc="680619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BFAF8A6" w:tentative="1">
      <w:start w:val="1"/>
      <w:numFmt w:val="lowerLetter"/>
      <w:lvlText w:val="%2."/>
      <w:lvlJc w:val="left"/>
      <w:pPr>
        <w:ind w:left="1440" w:hanging="360"/>
      </w:pPr>
    </w:lvl>
    <w:lvl w:ilvl="2" w:tplc="A50E7F00" w:tentative="1">
      <w:start w:val="1"/>
      <w:numFmt w:val="lowerRoman"/>
      <w:lvlText w:val="%3."/>
      <w:lvlJc w:val="right"/>
      <w:pPr>
        <w:ind w:left="2160" w:hanging="180"/>
      </w:pPr>
    </w:lvl>
    <w:lvl w:ilvl="3" w:tplc="802A5FDA" w:tentative="1">
      <w:start w:val="1"/>
      <w:numFmt w:val="decimal"/>
      <w:lvlText w:val="%4."/>
      <w:lvlJc w:val="left"/>
      <w:pPr>
        <w:ind w:left="2880" w:hanging="360"/>
      </w:pPr>
    </w:lvl>
    <w:lvl w:ilvl="4" w:tplc="950EB198" w:tentative="1">
      <w:start w:val="1"/>
      <w:numFmt w:val="lowerLetter"/>
      <w:lvlText w:val="%5."/>
      <w:lvlJc w:val="left"/>
      <w:pPr>
        <w:ind w:left="3600" w:hanging="360"/>
      </w:pPr>
    </w:lvl>
    <w:lvl w:ilvl="5" w:tplc="9D2627E4" w:tentative="1">
      <w:start w:val="1"/>
      <w:numFmt w:val="lowerRoman"/>
      <w:lvlText w:val="%6."/>
      <w:lvlJc w:val="right"/>
      <w:pPr>
        <w:ind w:left="4320" w:hanging="180"/>
      </w:pPr>
    </w:lvl>
    <w:lvl w:ilvl="6" w:tplc="D88862B6" w:tentative="1">
      <w:start w:val="1"/>
      <w:numFmt w:val="decimal"/>
      <w:lvlText w:val="%7."/>
      <w:lvlJc w:val="left"/>
      <w:pPr>
        <w:ind w:left="5040" w:hanging="360"/>
      </w:pPr>
    </w:lvl>
    <w:lvl w:ilvl="7" w:tplc="4E603BAC" w:tentative="1">
      <w:start w:val="1"/>
      <w:numFmt w:val="lowerLetter"/>
      <w:lvlText w:val="%8."/>
      <w:lvlJc w:val="left"/>
      <w:pPr>
        <w:ind w:left="5760" w:hanging="360"/>
      </w:pPr>
    </w:lvl>
    <w:lvl w:ilvl="8" w:tplc="8CD0A8A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17B98"/>
    <w:multiLevelType w:val="hybridMultilevel"/>
    <w:tmpl w:val="A9BC2DEE"/>
    <w:lvl w:ilvl="0" w:tplc="8558EC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F0A0676" w:tentative="1">
      <w:start w:val="1"/>
      <w:numFmt w:val="lowerLetter"/>
      <w:lvlText w:val="%2."/>
      <w:lvlJc w:val="left"/>
      <w:pPr>
        <w:ind w:left="1440" w:hanging="360"/>
      </w:pPr>
    </w:lvl>
    <w:lvl w:ilvl="2" w:tplc="2D2E951E" w:tentative="1">
      <w:start w:val="1"/>
      <w:numFmt w:val="lowerRoman"/>
      <w:lvlText w:val="%3."/>
      <w:lvlJc w:val="right"/>
      <w:pPr>
        <w:ind w:left="2160" w:hanging="180"/>
      </w:pPr>
    </w:lvl>
    <w:lvl w:ilvl="3" w:tplc="37C283AC" w:tentative="1">
      <w:start w:val="1"/>
      <w:numFmt w:val="decimal"/>
      <w:lvlText w:val="%4."/>
      <w:lvlJc w:val="left"/>
      <w:pPr>
        <w:ind w:left="2880" w:hanging="360"/>
      </w:pPr>
    </w:lvl>
    <w:lvl w:ilvl="4" w:tplc="F6AA7C96" w:tentative="1">
      <w:start w:val="1"/>
      <w:numFmt w:val="lowerLetter"/>
      <w:lvlText w:val="%5."/>
      <w:lvlJc w:val="left"/>
      <w:pPr>
        <w:ind w:left="3600" w:hanging="360"/>
      </w:pPr>
    </w:lvl>
    <w:lvl w:ilvl="5" w:tplc="20468A4A" w:tentative="1">
      <w:start w:val="1"/>
      <w:numFmt w:val="lowerRoman"/>
      <w:lvlText w:val="%6."/>
      <w:lvlJc w:val="right"/>
      <w:pPr>
        <w:ind w:left="4320" w:hanging="180"/>
      </w:pPr>
    </w:lvl>
    <w:lvl w:ilvl="6" w:tplc="DAE64414" w:tentative="1">
      <w:start w:val="1"/>
      <w:numFmt w:val="decimal"/>
      <w:lvlText w:val="%7."/>
      <w:lvlJc w:val="left"/>
      <w:pPr>
        <w:ind w:left="5040" w:hanging="360"/>
      </w:pPr>
    </w:lvl>
    <w:lvl w:ilvl="7" w:tplc="30C08D78" w:tentative="1">
      <w:start w:val="1"/>
      <w:numFmt w:val="lowerLetter"/>
      <w:lvlText w:val="%8."/>
      <w:lvlJc w:val="left"/>
      <w:pPr>
        <w:ind w:left="5760" w:hanging="360"/>
      </w:pPr>
    </w:lvl>
    <w:lvl w:ilvl="8" w:tplc="B29A4D3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9429D8"/>
    <w:multiLevelType w:val="hybridMultilevel"/>
    <w:tmpl w:val="D8A848A2"/>
    <w:lvl w:ilvl="0" w:tplc="2B6294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F8489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B63D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842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4F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C077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E410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A6D5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5A31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3A6B86"/>
    <w:multiLevelType w:val="hybridMultilevel"/>
    <w:tmpl w:val="0C36F6A0"/>
    <w:lvl w:ilvl="0" w:tplc="4CB633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16B43A" w:tentative="1">
      <w:start w:val="1"/>
      <w:numFmt w:val="lowerLetter"/>
      <w:lvlText w:val="%2."/>
      <w:lvlJc w:val="left"/>
      <w:pPr>
        <w:ind w:left="1440" w:hanging="360"/>
      </w:pPr>
    </w:lvl>
    <w:lvl w:ilvl="2" w:tplc="95C06480" w:tentative="1">
      <w:start w:val="1"/>
      <w:numFmt w:val="lowerRoman"/>
      <w:lvlText w:val="%3."/>
      <w:lvlJc w:val="right"/>
      <w:pPr>
        <w:ind w:left="2160" w:hanging="180"/>
      </w:pPr>
    </w:lvl>
    <w:lvl w:ilvl="3" w:tplc="F4087A28" w:tentative="1">
      <w:start w:val="1"/>
      <w:numFmt w:val="decimal"/>
      <w:lvlText w:val="%4."/>
      <w:lvlJc w:val="left"/>
      <w:pPr>
        <w:ind w:left="2880" w:hanging="360"/>
      </w:pPr>
    </w:lvl>
    <w:lvl w:ilvl="4" w:tplc="F0F6AA50" w:tentative="1">
      <w:start w:val="1"/>
      <w:numFmt w:val="lowerLetter"/>
      <w:lvlText w:val="%5."/>
      <w:lvlJc w:val="left"/>
      <w:pPr>
        <w:ind w:left="3600" w:hanging="360"/>
      </w:pPr>
    </w:lvl>
    <w:lvl w:ilvl="5" w:tplc="421CAF60" w:tentative="1">
      <w:start w:val="1"/>
      <w:numFmt w:val="lowerRoman"/>
      <w:lvlText w:val="%6."/>
      <w:lvlJc w:val="right"/>
      <w:pPr>
        <w:ind w:left="4320" w:hanging="180"/>
      </w:pPr>
    </w:lvl>
    <w:lvl w:ilvl="6" w:tplc="A2ECA4A2" w:tentative="1">
      <w:start w:val="1"/>
      <w:numFmt w:val="decimal"/>
      <w:lvlText w:val="%7."/>
      <w:lvlJc w:val="left"/>
      <w:pPr>
        <w:ind w:left="5040" w:hanging="360"/>
      </w:pPr>
    </w:lvl>
    <w:lvl w:ilvl="7" w:tplc="52469B3C" w:tentative="1">
      <w:start w:val="1"/>
      <w:numFmt w:val="lowerLetter"/>
      <w:lvlText w:val="%8."/>
      <w:lvlJc w:val="left"/>
      <w:pPr>
        <w:ind w:left="5760" w:hanging="360"/>
      </w:pPr>
    </w:lvl>
    <w:lvl w:ilvl="8" w:tplc="EE20CB74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17"/>
  </w:num>
  <w:num w:numId="3">
    <w:abstractNumId w:val="33"/>
  </w:num>
  <w:num w:numId="4">
    <w:abstractNumId w:val="12"/>
  </w:num>
  <w:num w:numId="5">
    <w:abstractNumId w:val="29"/>
  </w:num>
  <w:num w:numId="6">
    <w:abstractNumId w:val="37"/>
  </w:num>
  <w:num w:numId="7">
    <w:abstractNumId w:val="20"/>
  </w:num>
  <w:num w:numId="8">
    <w:abstractNumId w:val="5"/>
  </w:num>
  <w:num w:numId="9">
    <w:abstractNumId w:val="28"/>
  </w:num>
  <w:num w:numId="10">
    <w:abstractNumId w:val="9"/>
  </w:num>
  <w:num w:numId="11">
    <w:abstractNumId w:val="10"/>
  </w:num>
  <w:num w:numId="12">
    <w:abstractNumId w:val="25"/>
  </w:num>
  <w:num w:numId="13">
    <w:abstractNumId w:val="35"/>
  </w:num>
  <w:num w:numId="14">
    <w:abstractNumId w:val="2"/>
  </w:num>
  <w:num w:numId="15">
    <w:abstractNumId w:val="7"/>
  </w:num>
  <w:num w:numId="16">
    <w:abstractNumId w:val="4"/>
  </w:num>
  <w:num w:numId="17">
    <w:abstractNumId w:val="23"/>
  </w:num>
  <w:num w:numId="18">
    <w:abstractNumId w:val="26"/>
  </w:num>
  <w:num w:numId="19">
    <w:abstractNumId w:val="14"/>
  </w:num>
  <w:num w:numId="20">
    <w:abstractNumId w:val="24"/>
  </w:num>
  <w:num w:numId="21">
    <w:abstractNumId w:val="18"/>
  </w:num>
  <w:num w:numId="22">
    <w:abstractNumId w:val="3"/>
  </w:num>
  <w:num w:numId="23">
    <w:abstractNumId w:val="36"/>
  </w:num>
  <w:num w:numId="24">
    <w:abstractNumId w:val="8"/>
  </w:num>
  <w:num w:numId="25">
    <w:abstractNumId w:val="31"/>
  </w:num>
  <w:num w:numId="26">
    <w:abstractNumId w:val="1"/>
  </w:num>
  <w:num w:numId="27">
    <w:abstractNumId w:val="32"/>
  </w:num>
  <w:num w:numId="28">
    <w:abstractNumId w:val="34"/>
  </w:num>
  <w:num w:numId="29">
    <w:abstractNumId w:val="6"/>
  </w:num>
  <w:num w:numId="30">
    <w:abstractNumId w:val="13"/>
  </w:num>
  <w:num w:numId="31">
    <w:abstractNumId w:val="0"/>
  </w:num>
  <w:num w:numId="32">
    <w:abstractNumId w:val="11"/>
  </w:num>
  <w:num w:numId="33">
    <w:abstractNumId w:val="16"/>
  </w:num>
  <w:num w:numId="34">
    <w:abstractNumId w:val="15"/>
  </w:num>
  <w:num w:numId="35">
    <w:abstractNumId w:val="21"/>
  </w:num>
  <w:num w:numId="36">
    <w:abstractNumId w:val="22"/>
  </w:num>
  <w:num w:numId="37">
    <w:abstractNumId w:val="27"/>
  </w:num>
  <w:num w:numId="38">
    <w:abstractNumId w:val="19"/>
  </w:num>
  <w:numIdMacAtCleanup w:val="36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Сколевой Егор">
    <w15:presenceInfo w15:providerId="AD" w15:userId="S-1-5-21-425740952-3505251750-114786996-21683"/>
  </w15:person>
  <w15:person w15:author="Rustam">
    <w15:presenceInfo w15:providerId="Windows Live" w15:userId="880f85b3c842e2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trackRevisions/>
  <w:defaultTabStop w:val="708"/>
  <w:characterSpacingControl w:val="doNotCompress"/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6D4"/>
    <w:rsid w:val="00001E60"/>
    <w:rsid w:val="0000380D"/>
    <w:rsid w:val="00003D18"/>
    <w:rsid w:val="00005C09"/>
    <w:rsid w:val="000132E4"/>
    <w:rsid w:val="000145F9"/>
    <w:rsid w:val="0001522A"/>
    <w:rsid w:val="00017DDC"/>
    <w:rsid w:val="000208AD"/>
    <w:rsid w:val="0002121E"/>
    <w:rsid w:val="00026F02"/>
    <w:rsid w:val="000277B0"/>
    <w:rsid w:val="0003010A"/>
    <w:rsid w:val="00030633"/>
    <w:rsid w:val="0003498E"/>
    <w:rsid w:val="00042FEB"/>
    <w:rsid w:val="00047036"/>
    <w:rsid w:val="00051662"/>
    <w:rsid w:val="0005568C"/>
    <w:rsid w:val="0006562D"/>
    <w:rsid w:val="000675CE"/>
    <w:rsid w:val="00071830"/>
    <w:rsid w:val="00072513"/>
    <w:rsid w:val="00073352"/>
    <w:rsid w:val="00074C62"/>
    <w:rsid w:val="00075818"/>
    <w:rsid w:val="0008078A"/>
    <w:rsid w:val="00086271"/>
    <w:rsid w:val="00091871"/>
    <w:rsid w:val="00091C67"/>
    <w:rsid w:val="000A12C0"/>
    <w:rsid w:val="000A4EC5"/>
    <w:rsid w:val="000B6FD1"/>
    <w:rsid w:val="000C1395"/>
    <w:rsid w:val="000D30D0"/>
    <w:rsid w:val="000D700D"/>
    <w:rsid w:val="000D72E4"/>
    <w:rsid w:val="000D752C"/>
    <w:rsid w:val="000E0CB3"/>
    <w:rsid w:val="000E6A4E"/>
    <w:rsid w:val="000F124C"/>
    <w:rsid w:val="000F2AE7"/>
    <w:rsid w:val="000F4699"/>
    <w:rsid w:val="000F4E60"/>
    <w:rsid w:val="000F57CF"/>
    <w:rsid w:val="000F68C9"/>
    <w:rsid w:val="000F7CAC"/>
    <w:rsid w:val="00100EEF"/>
    <w:rsid w:val="00101377"/>
    <w:rsid w:val="00101E92"/>
    <w:rsid w:val="001049B5"/>
    <w:rsid w:val="001064D2"/>
    <w:rsid w:val="00111A84"/>
    <w:rsid w:val="00113010"/>
    <w:rsid w:val="001131AF"/>
    <w:rsid w:val="001136B1"/>
    <w:rsid w:val="00120289"/>
    <w:rsid w:val="00123F8C"/>
    <w:rsid w:val="00126101"/>
    <w:rsid w:val="00133005"/>
    <w:rsid w:val="00136038"/>
    <w:rsid w:val="00144339"/>
    <w:rsid w:val="00144379"/>
    <w:rsid w:val="0014610C"/>
    <w:rsid w:val="0015009E"/>
    <w:rsid w:val="0015148A"/>
    <w:rsid w:val="00151CC7"/>
    <w:rsid w:val="0015346E"/>
    <w:rsid w:val="00153929"/>
    <w:rsid w:val="001571BF"/>
    <w:rsid w:val="00157887"/>
    <w:rsid w:val="00157D23"/>
    <w:rsid w:val="001643A2"/>
    <w:rsid w:val="00165503"/>
    <w:rsid w:val="001667BF"/>
    <w:rsid w:val="00166C15"/>
    <w:rsid w:val="00172548"/>
    <w:rsid w:val="00175A24"/>
    <w:rsid w:val="001932DA"/>
    <w:rsid w:val="001A2B12"/>
    <w:rsid w:val="001A45F4"/>
    <w:rsid w:val="001A6514"/>
    <w:rsid w:val="001A6AE1"/>
    <w:rsid w:val="001B317D"/>
    <w:rsid w:val="001B4EEB"/>
    <w:rsid w:val="001B7FC2"/>
    <w:rsid w:val="001C09BC"/>
    <w:rsid w:val="001D19C5"/>
    <w:rsid w:val="001D4232"/>
    <w:rsid w:val="001E2DAE"/>
    <w:rsid w:val="001E331E"/>
    <w:rsid w:val="001F159C"/>
    <w:rsid w:val="001F16CA"/>
    <w:rsid w:val="001F5BA9"/>
    <w:rsid w:val="001F7C55"/>
    <w:rsid w:val="00200152"/>
    <w:rsid w:val="00203FD6"/>
    <w:rsid w:val="002071F3"/>
    <w:rsid w:val="0021152A"/>
    <w:rsid w:val="00211FBB"/>
    <w:rsid w:val="00216BE5"/>
    <w:rsid w:val="00217427"/>
    <w:rsid w:val="00221122"/>
    <w:rsid w:val="00222217"/>
    <w:rsid w:val="00222336"/>
    <w:rsid w:val="00224150"/>
    <w:rsid w:val="002311BF"/>
    <w:rsid w:val="00231FB3"/>
    <w:rsid w:val="00240003"/>
    <w:rsid w:val="002404CB"/>
    <w:rsid w:val="00243792"/>
    <w:rsid w:val="00250514"/>
    <w:rsid w:val="00253C6B"/>
    <w:rsid w:val="00256175"/>
    <w:rsid w:val="00261548"/>
    <w:rsid w:val="00263091"/>
    <w:rsid w:val="00264F10"/>
    <w:rsid w:val="002713BF"/>
    <w:rsid w:val="00276A46"/>
    <w:rsid w:val="00286DEA"/>
    <w:rsid w:val="00286DED"/>
    <w:rsid w:val="002879D2"/>
    <w:rsid w:val="00291024"/>
    <w:rsid w:val="00295F9F"/>
    <w:rsid w:val="002A05F8"/>
    <w:rsid w:val="002A1B80"/>
    <w:rsid w:val="002A571C"/>
    <w:rsid w:val="002A59F5"/>
    <w:rsid w:val="002A6169"/>
    <w:rsid w:val="002A7045"/>
    <w:rsid w:val="002B66C9"/>
    <w:rsid w:val="002C2AA7"/>
    <w:rsid w:val="002C4F31"/>
    <w:rsid w:val="002C74AE"/>
    <w:rsid w:val="002C7D88"/>
    <w:rsid w:val="002D1CA5"/>
    <w:rsid w:val="002D332B"/>
    <w:rsid w:val="002D50C7"/>
    <w:rsid w:val="002D67AD"/>
    <w:rsid w:val="002D726E"/>
    <w:rsid w:val="002E2934"/>
    <w:rsid w:val="002E6BB3"/>
    <w:rsid w:val="002E7E71"/>
    <w:rsid w:val="002F2973"/>
    <w:rsid w:val="002F3445"/>
    <w:rsid w:val="002F4632"/>
    <w:rsid w:val="002F6A18"/>
    <w:rsid w:val="0030492A"/>
    <w:rsid w:val="00305494"/>
    <w:rsid w:val="00306253"/>
    <w:rsid w:val="00312C9B"/>
    <w:rsid w:val="0031430F"/>
    <w:rsid w:val="00315232"/>
    <w:rsid w:val="0032462E"/>
    <w:rsid w:val="00326308"/>
    <w:rsid w:val="003301FC"/>
    <w:rsid w:val="00331261"/>
    <w:rsid w:val="00334E80"/>
    <w:rsid w:val="00335041"/>
    <w:rsid w:val="00335388"/>
    <w:rsid w:val="00336D4E"/>
    <w:rsid w:val="003376B8"/>
    <w:rsid w:val="003377E2"/>
    <w:rsid w:val="003411E3"/>
    <w:rsid w:val="00352884"/>
    <w:rsid w:val="003607F0"/>
    <w:rsid w:val="00360946"/>
    <w:rsid w:val="00366152"/>
    <w:rsid w:val="00370899"/>
    <w:rsid w:val="00370E86"/>
    <w:rsid w:val="00373E7D"/>
    <w:rsid w:val="003768BB"/>
    <w:rsid w:val="003817F1"/>
    <w:rsid w:val="00383611"/>
    <w:rsid w:val="00390CB9"/>
    <w:rsid w:val="0039175B"/>
    <w:rsid w:val="00392F0C"/>
    <w:rsid w:val="003960AB"/>
    <w:rsid w:val="00396FBF"/>
    <w:rsid w:val="003A1224"/>
    <w:rsid w:val="003A201C"/>
    <w:rsid w:val="003A43B0"/>
    <w:rsid w:val="003B0978"/>
    <w:rsid w:val="003B0C8D"/>
    <w:rsid w:val="003B6E04"/>
    <w:rsid w:val="003C666F"/>
    <w:rsid w:val="003C71EE"/>
    <w:rsid w:val="003D2D15"/>
    <w:rsid w:val="003D626E"/>
    <w:rsid w:val="003D6EA5"/>
    <w:rsid w:val="003E02CF"/>
    <w:rsid w:val="003E1F7B"/>
    <w:rsid w:val="00404412"/>
    <w:rsid w:val="00413386"/>
    <w:rsid w:val="00416301"/>
    <w:rsid w:val="00420432"/>
    <w:rsid w:val="004228B5"/>
    <w:rsid w:val="00422FE5"/>
    <w:rsid w:val="00427F2B"/>
    <w:rsid w:val="004303FB"/>
    <w:rsid w:val="004304C0"/>
    <w:rsid w:val="00433597"/>
    <w:rsid w:val="004403A4"/>
    <w:rsid w:val="0044110A"/>
    <w:rsid w:val="00443693"/>
    <w:rsid w:val="004478B9"/>
    <w:rsid w:val="00455427"/>
    <w:rsid w:val="0046466E"/>
    <w:rsid w:val="0046533E"/>
    <w:rsid w:val="00466565"/>
    <w:rsid w:val="00467284"/>
    <w:rsid w:val="00467674"/>
    <w:rsid w:val="00471B89"/>
    <w:rsid w:val="0047369E"/>
    <w:rsid w:val="00481214"/>
    <w:rsid w:val="00481735"/>
    <w:rsid w:val="00481805"/>
    <w:rsid w:val="0048342F"/>
    <w:rsid w:val="0048543C"/>
    <w:rsid w:val="00492F9D"/>
    <w:rsid w:val="004935BD"/>
    <w:rsid w:val="00497AC0"/>
    <w:rsid w:val="004A0B32"/>
    <w:rsid w:val="004A409F"/>
    <w:rsid w:val="004B1B7C"/>
    <w:rsid w:val="004B27CA"/>
    <w:rsid w:val="004B4A9A"/>
    <w:rsid w:val="004B68A7"/>
    <w:rsid w:val="004C23B0"/>
    <w:rsid w:val="004C3091"/>
    <w:rsid w:val="004D0AE4"/>
    <w:rsid w:val="004D6817"/>
    <w:rsid w:val="004E0B13"/>
    <w:rsid w:val="004E0F36"/>
    <w:rsid w:val="004E14CD"/>
    <w:rsid w:val="004E3EA9"/>
    <w:rsid w:val="004E40BC"/>
    <w:rsid w:val="0050092F"/>
    <w:rsid w:val="00501FA2"/>
    <w:rsid w:val="0050218D"/>
    <w:rsid w:val="005049F5"/>
    <w:rsid w:val="00512564"/>
    <w:rsid w:val="00513851"/>
    <w:rsid w:val="00513C33"/>
    <w:rsid w:val="00522D9E"/>
    <w:rsid w:val="00530D49"/>
    <w:rsid w:val="0053382E"/>
    <w:rsid w:val="0054084C"/>
    <w:rsid w:val="00540E87"/>
    <w:rsid w:val="00545977"/>
    <w:rsid w:val="0055303B"/>
    <w:rsid w:val="0055467D"/>
    <w:rsid w:val="005626B1"/>
    <w:rsid w:val="00564443"/>
    <w:rsid w:val="00565AE6"/>
    <w:rsid w:val="005701FE"/>
    <w:rsid w:val="005757A9"/>
    <w:rsid w:val="00576C3F"/>
    <w:rsid w:val="00586EE1"/>
    <w:rsid w:val="0059238E"/>
    <w:rsid w:val="00592A06"/>
    <w:rsid w:val="005A0381"/>
    <w:rsid w:val="005A13BB"/>
    <w:rsid w:val="005A3BE7"/>
    <w:rsid w:val="005A653C"/>
    <w:rsid w:val="005B3199"/>
    <w:rsid w:val="005C3718"/>
    <w:rsid w:val="005C5D8C"/>
    <w:rsid w:val="005D2DDE"/>
    <w:rsid w:val="005D6AE2"/>
    <w:rsid w:val="005E06D4"/>
    <w:rsid w:val="005E4D33"/>
    <w:rsid w:val="005E6180"/>
    <w:rsid w:val="005E7B4F"/>
    <w:rsid w:val="005F0F3B"/>
    <w:rsid w:val="005F316B"/>
    <w:rsid w:val="005F435B"/>
    <w:rsid w:val="005F58C0"/>
    <w:rsid w:val="005F646B"/>
    <w:rsid w:val="00600162"/>
    <w:rsid w:val="0060150B"/>
    <w:rsid w:val="00604E2A"/>
    <w:rsid w:val="00621A41"/>
    <w:rsid w:val="00622C1C"/>
    <w:rsid w:val="00623002"/>
    <w:rsid w:val="00624FBD"/>
    <w:rsid w:val="006308F0"/>
    <w:rsid w:val="00635C14"/>
    <w:rsid w:val="00642E8B"/>
    <w:rsid w:val="00644844"/>
    <w:rsid w:val="00653500"/>
    <w:rsid w:val="00655159"/>
    <w:rsid w:val="00660835"/>
    <w:rsid w:val="00661A34"/>
    <w:rsid w:val="00661C92"/>
    <w:rsid w:val="0066249A"/>
    <w:rsid w:val="006648CC"/>
    <w:rsid w:val="006679A3"/>
    <w:rsid w:val="00670158"/>
    <w:rsid w:val="006713B9"/>
    <w:rsid w:val="00674025"/>
    <w:rsid w:val="00680167"/>
    <w:rsid w:val="00680DEF"/>
    <w:rsid w:val="00682FF0"/>
    <w:rsid w:val="00692496"/>
    <w:rsid w:val="00693C8B"/>
    <w:rsid w:val="00694BC9"/>
    <w:rsid w:val="006955A6"/>
    <w:rsid w:val="00695C1C"/>
    <w:rsid w:val="0069649E"/>
    <w:rsid w:val="0069676A"/>
    <w:rsid w:val="006A58F6"/>
    <w:rsid w:val="006A6145"/>
    <w:rsid w:val="006A63F7"/>
    <w:rsid w:val="006B1B89"/>
    <w:rsid w:val="006B3C6F"/>
    <w:rsid w:val="006B6AEF"/>
    <w:rsid w:val="006B6B13"/>
    <w:rsid w:val="006B7842"/>
    <w:rsid w:val="006C100B"/>
    <w:rsid w:val="006C3CE8"/>
    <w:rsid w:val="006C505C"/>
    <w:rsid w:val="006C5A4E"/>
    <w:rsid w:val="006C7FC1"/>
    <w:rsid w:val="006D3195"/>
    <w:rsid w:val="006D42DC"/>
    <w:rsid w:val="006F2452"/>
    <w:rsid w:val="0070024A"/>
    <w:rsid w:val="0070207D"/>
    <w:rsid w:val="007028F9"/>
    <w:rsid w:val="00704E48"/>
    <w:rsid w:val="00705328"/>
    <w:rsid w:val="00710BC3"/>
    <w:rsid w:val="007123C6"/>
    <w:rsid w:val="00720383"/>
    <w:rsid w:val="00720FF5"/>
    <w:rsid w:val="007232FC"/>
    <w:rsid w:val="0072394D"/>
    <w:rsid w:val="0072584A"/>
    <w:rsid w:val="00731EE3"/>
    <w:rsid w:val="0073231A"/>
    <w:rsid w:val="00742A03"/>
    <w:rsid w:val="0074644C"/>
    <w:rsid w:val="00746643"/>
    <w:rsid w:val="007523D3"/>
    <w:rsid w:val="00761265"/>
    <w:rsid w:val="00762FA0"/>
    <w:rsid w:val="00767DC3"/>
    <w:rsid w:val="00770ACF"/>
    <w:rsid w:val="0077160C"/>
    <w:rsid w:val="007716F3"/>
    <w:rsid w:val="00771F4A"/>
    <w:rsid w:val="007761C8"/>
    <w:rsid w:val="007807A4"/>
    <w:rsid w:val="00784D15"/>
    <w:rsid w:val="00794664"/>
    <w:rsid w:val="007A01AD"/>
    <w:rsid w:val="007A1A4E"/>
    <w:rsid w:val="007A1EF5"/>
    <w:rsid w:val="007A59A4"/>
    <w:rsid w:val="007B2885"/>
    <w:rsid w:val="007B36A0"/>
    <w:rsid w:val="007B5631"/>
    <w:rsid w:val="007B57ED"/>
    <w:rsid w:val="007B64B9"/>
    <w:rsid w:val="007C0BF3"/>
    <w:rsid w:val="007C7CA8"/>
    <w:rsid w:val="007D1BFF"/>
    <w:rsid w:val="007D3773"/>
    <w:rsid w:val="007D4FE3"/>
    <w:rsid w:val="007D592E"/>
    <w:rsid w:val="007E0027"/>
    <w:rsid w:val="007E3599"/>
    <w:rsid w:val="007E3B2E"/>
    <w:rsid w:val="007E3FE1"/>
    <w:rsid w:val="007E5DD3"/>
    <w:rsid w:val="007F2F1E"/>
    <w:rsid w:val="007F40B5"/>
    <w:rsid w:val="007F6A83"/>
    <w:rsid w:val="00801EE6"/>
    <w:rsid w:val="00803743"/>
    <w:rsid w:val="00804D45"/>
    <w:rsid w:val="008070AC"/>
    <w:rsid w:val="008125F5"/>
    <w:rsid w:val="0081378B"/>
    <w:rsid w:val="008246B9"/>
    <w:rsid w:val="00824784"/>
    <w:rsid w:val="008269D8"/>
    <w:rsid w:val="008269EC"/>
    <w:rsid w:val="00833BDA"/>
    <w:rsid w:val="008346BF"/>
    <w:rsid w:val="00837CC1"/>
    <w:rsid w:val="00844A27"/>
    <w:rsid w:val="00847EAE"/>
    <w:rsid w:val="00852F66"/>
    <w:rsid w:val="008532E5"/>
    <w:rsid w:val="008534CB"/>
    <w:rsid w:val="00862D19"/>
    <w:rsid w:val="00864695"/>
    <w:rsid w:val="00867E60"/>
    <w:rsid w:val="0087174A"/>
    <w:rsid w:val="00872AC5"/>
    <w:rsid w:val="00876AE9"/>
    <w:rsid w:val="00877641"/>
    <w:rsid w:val="0088099F"/>
    <w:rsid w:val="0088475D"/>
    <w:rsid w:val="00891C98"/>
    <w:rsid w:val="00893B99"/>
    <w:rsid w:val="00895D5D"/>
    <w:rsid w:val="00897135"/>
    <w:rsid w:val="008A04DE"/>
    <w:rsid w:val="008A3A9A"/>
    <w:rsid w:val="008A46B8"/>
    <w:rsid w:val="008A648F"/>
    <w:rsid w:val="008B0AFF"/>
    <w:rsid w:val="008B7241"/>
    <w:rsid w:val="008C1A91"/>
    <w:rsid w:val="008C3F2E"/>
    <w:rsid w:val="008D10EC"/>
    <w:rsid w:val="008D20D7"/>
    <w:rsid w:val="008D571B"/>
    <w:rsid w:val="008D5BE3"/>
    <w:rsid w:val="008E4971"/>
    <w:rsid w:val="008E57CA"/>
    <w:rsid w:val="008F015B"/>
    <w:rsid w:val="008F321A"/>
    <w:rsid w:val="008F3F31"/>
    <w:rsid w:val="008F56B5"/>
    <w:rsid w:val="00904D37"/>
    <w:rsid w:val="00906E9D"/>
    <w:rsid w:val="0091286A"/>
    <w:rsid w:val="00914EE3"/>
    <w:rsid w:val="0091794A"/>
    <w:rsid w:val="0092161A"/>
    <w:rsid w:val="00921FBB"/>
    <w:rsid w:val="00923E5F"/>
    <w:rsid w:val="009263B8"/>
    <w:rsid w:val="00933628"/>
    <w:rsid w:val="00940B8B"/>
    <w:rsid w:val="009430E6"/>
    <w:rsid w:val="009439D7"/>
    <w:rsid w:val="009462CF"/>
    <w:rsid w:val="0094653A"/>
    <w:rsid w:val="009540FE"/>
    <w:rsid w:val="00954D39"/>
    <w:rsid w:val="00955459"/>
    <w:rsid w:val="009563DA"/>
    <w:rsid w:val="00957387"/>
    <w:rsid w:val="00963D4C"/>
    <w:rsid w:val="00963FDD"/>
    <w:rsid w:val="009656B0"/>
    <w:rsid w:val="00965E73"/>
    <w:rsid w:val="00967FCB"/>
    <w:rsid w:val="009711C1"/>
    <w:rsid w:val="00972716"/>
    <w:rsid w:val="0097479B"/>
    <w:rsid w:val="00976BCF"/>
    <w:rsid w:val="009776D7"/>
    <w:rsid w:val="00980406"/>
    <w:rsid w:val="00982AF1"/>
    <w:rsid w:val="00984A2C"/>
    <w:rsid w:val="00984EFF"/>
    <w:rsid w:val="00985641"/>
    <w:rsid w:val="0099017D"/>
    <w:rsid w:val="00993D97"/>
    <w:rsid w:val="00996326"/>
    <w:rsid w:val="009A14C7"/>
    <w:rsid w:val="009A2AF1"/>
    <w:rsid w:val="009A6575"/>
    <w:rsid w:val="009C37C1"/>
    <w:rsid w:val="009C4CD0"/>
    <w:rsid w:val="009C5E4F"/>
    <w:rsid w:val="009D34BA"/>
    <w:rsid w:val="009D359C"/>
    <w:rsid w:val="009D57B5"/>
    <w:rsid w:val="009D7F93"/>
    <w:rsid w:val="009D7FC9"/>
    <w:rsid w:val="009E604C"/>
    <w:rsid w:val="009E6A58"/>
    <w:rsid w:val="009E6C86"/>
    <w:rsid w:val="009E79E2"/>
    <w:rsid w:val="009F34C6"/>
    <w:rsid w:val="00A010D4"/>
    <w:rsid w:val="00A02FF9"/>
    <w:rsid w:val="00A0338A"/>
    <w:rsid w:val="00A057DD"/>
    <w:rsid w:val="00A05CB8"/>
    <w:rsid w:val="00A0648F"/>
    <w:rsid w:val="00A10B21"/>
    <w:rsid w:val="00A11E09"/>
    <w:rsid w:val="00A14079"/>
    <w:rsid w:val="00A17D77"/>
    <w:rsid w:val="00A20D51"/>
    <w:rsid w:val="00A225D5"/>
    <w:rsid w:val="00A234F6"/>
    <w:rsid w:val="00A25DCA"/>
    <w:rsid w:val="00A300AD"/>
    <w:rsid w:val="00A30C42"/>
    <w:rsid w:val="00A3519B"/>
    <w:rsid w:val="00A352E4"/>
    <w:rsid w:val="00A40ABC"/>
    <w:rsid w:val="00A44EB4"/>
    <w:rsid w:val="00A47D0B"/>
    <w:rsid w:val="00A50538"/>
    <w:rsid w:val="00A547BA"/>
    <w:rsid w:val="00A61223"/>
    <w:rsid w:val="00A6216A"/>
    <w:rsid w:val="00A64F2A"/>
    <w:rsid w:val="00A65E86"/>
    <w:rsid w:val="00A66D27"/>
    <w:rsid w:val="00A72AF3"/>
    <w:rsid w:val="00A750EB"/>
    <w:rsid w:val="00A8258B"/>
    <w:rsid w:val="00A84C7F"/>
    <w:rsid w:val="00A9219F"/>
    <w:rsid w:val="00A9493E"/>
    <w:rsid w:val="00AA0A53"/>
    <w:rsid w:val="00AA1639"/>
    <w:rsid w:val="00AA23C5"/>
    <w:rsid w:val="00AA24B6"/>
    <w:rsid w:val="00AA5B09"/>
    <w:rsid w:val="00AA707F"/>
    <w:rsid w:val="00AB04BC"/>
    <w:rsid w:val="00AB4616"/>
    <w:rsid w:val="00AB6D66"/>
    <w:rsid w:val="00AC203E"/>
    <w:rsid w:val="00AC791E"/>
    <w:rsid w:val="00AD2DF2"/>
    <w:rsid w:val="00AD517C"/>
    <w:rsid w:val="00AD5C37"/>
    <w:rsid w:val="00AD7501"/>
    <w:rsid w:val="00AE00D9"/>
    <w:rsid w:val="00AE3A92"/>
    <w:rsid w:val="00AE6ECF"/>
    <w:rsid w:val="00B07705"/>
    <w:rsid w:val="00B1387B"/>
    <w:rsid w:val="00B16176"/>
    <w:rsid w:val="00B23040"/>
    <w:rsid w:val="00B23FF2"/>
    <w:rsid w:val="00B26368"/>
    <w:rsid w:val="00B26B0C"/>
    <w:rsid w:val="00B3008D"/>
    <w:rsid w:val="00B334BA"/>
    <w:rsid w:val="00B45CE3"/>
    <w:rsid w:val="00B47501"/>
    <w:rsid w:val="00B61F3E"/>
    <w:rsid w:val="00B62B6F"/>
    <w:rsid w:val="00B63046"/>
    <w:rsid w:val="00B73F87"/>
    <w:rsid w:val="00B746B9"/>
    <w:rsid w:val="00B74767"/>
    <w:rsid w:val="00B7786A"/>
    <w:rsid w:val="00B806E8"/>
    <w:rsid w:val="00B80968"/>
    <w:rsid w:val="00B80C8E"/>
    <w:rsid w:val="00B8362B"/>
    <w:rsid w:val="00B866C0"/>
    <w:rsid w:val="00B90EC2"/>
    <w:rsid w:val="00B95FAF"/>
    <w:rsid w:val="00BA0CDF"/>
    <w:rsid w:val="00BB2251"/>
    <w:rsid w:val="00BB2BE9"/>
    <w:rsid w:val="00BB3B20"/>
    <w:rsid w:val="00BB3D18"/>
    <w:rsid w:val="00BC15D0"/>
    <w:rsid w:val="00BC6300"/>
    <w:rsid w:val="00BD0086"/>
    <w:rsid w:val="00BD7A3F"/>
    <w:rsid w:val="00BE21A1"/>
    <w:rsid w:val="00BE5817"/>
    <w:rsid w:val="00C04978"/>
    <w:rsid w:val="00C05480"/>
    <w:rsid w:val="00C07678"/>
    <w:rsid w:val="00C12047"/>
    <w:rsid w:val="00C12C82"/>
    <w:rsid w:val="00C134D9"/>
    <w:rsid w:val="00C13B84"/>
    <w:rsid w:val="00C25589"/>
    <w:rsid w:val="00C26C4F"/>
    <w:rsid w:val="00C328D8"/>
    <w:rsid w:val="00C410E4"/>
    <w:rsid w:val="00C41F4D"/>
    <w:rsid w:val="00C43E70"/>
    <w:rsid w:val="00C509BC"/>
    <w:rsid w:val="00C51EF3"/>
    <w:rsid w:val="00C5672B"/>
    <w:rsid w:val="00C56861"/>
    <w:rsid w:val="00C614D1"/>
    <w:rsid w:val="00C61600"/>
    <w:rsid w:val="00C62908"/>
    <w:rsid w:val="00C62DDB"/>
    <w:rsid w:val="00C73680"/>
    <w:rsid w:val="00C77E86"/>
    <w:rsid w:val="00C863A2"/>
    <w:rsid w:val="00C87A1C"/>
    <w:rsid w:val="00C90542"/>
    <w:rsid w:val="00C90FA8"/>
    <w:rsid w:val="00C9121E"/>
    <w:rsid w:val="00C9137B"/>
    <w:rsid w:val="00C94F7B"/>
    <w:rsid w:val="00C96A93"/>
    <w:rsid w:val="00CA03ED"/>
    <w:rsid w:val="00CA1939"/>
    <w:rsid w:val="00CB351F"/>
    <w:rsid w:val="00CB3C77"/>
    <w:rsid w:val="00CB51CA"/>
    <w:rsid w:val="00CB6A4D"/>
    <w:rsid w:val="00CB7C69"/>
    <w:rsid w:val="00CC2234"/>
    <w:rsid w:val="00CC4E85"/>
    <w:rsid w:val="00CC7892"/>
    <w:rsid w:val="00CD0255"/>
    <w:rsid w:val="00CD0450"/>
    <w:rsid w:val="00CD60E1"/>
    <w:rsid w:val="00CD6D49"/>
    <w:rsid w:val="00CE036C"/>
    <w:rsid w:val="00CE6F8A"/>
    <w:rsid w:val="00CF21D2"/>
    <w:rsid w:val="00CF2567"/>
    <w:rsid w:val="00D01862"/>
    <w:rsid w:val="00D02FE9"/>
    <w:rsid w:val="00D035C8"/>
    <w:rsid w:val="00D10840"/>
    <w:rsid w:val="00D11C18"/>
    <w:rsid w:val="00D276A9"/>
    <w:rsid w:val="00D333E1"/>
    <w:rsid w:val="00D3468F"/>
    <w:rsid w:val="00D34D2E"/>
    <w:rsid w:val="00D368A6"/>
    <w:rsid w:val="00D40575"/>
    <w:rsid w:val="00D40B54"/>
    <w:rsid w:val="00D4668B"/>
    <w:rsid w:val="00D50EEC"/>
    <w:rsid w:val="00D510EF"/>
    <w:rsid w:val="00D51344"/>
    <w:rsid w:val="00D52697"/>
    <w:rsid w:val="00D57378"/>
    <w:rsid w:val="00D57FCE"/>
    <w:rsid w:val="00D63E5E"/>
    <w:rsid w:val="00D64CCE"/>
    <w:rsid w:val="00D670C3"/>
    <w:rsid w:val="00D67297"/>
    <w:rsid w:val="00D67FED"/>
    <w:rsid w:val="00D705CA"/>
    <w:rsid w:val="00D7128D"/>
    <w:rsid w:val="00D713F9"/>
    <w:rsid w:val="00D716A1"/>
    <w:rsid w:val="00D81790"/>
    <w:rsid w:val="00D82714"/>
    <w:rsid w:val="00D875AF"/>
    <w:rsid w:val="00D91D96"/>
    <w:rsid w:val="00DA0B34"/>
    <w:rsid w:val="00DA0D16"/>
    <w:rsid w:val="00DA21AB"/>
    <w:rsid w:val="00DA24D7"/>
    <w:rsid w:val="00DA66A3"/>
    <w:rsid w:val="00DB0559"/>
    <w:rsid w:val="00DB3F0F"/>
    <w:rsid w:val="00DC2805"/>
    <w:rsid w:val="00DC3AE2"/>
    <w:rsid w:val="00DD3C3F"/>
    <w:rsid w:val="00DF0849"/>
    <w:rsid w:val="00DF0934"/>
    <w:rsid w:val="00DF13E0"/>
    <w:rsid w:val="00DF39AF"/>
    <w:rsid w:val="00DF45F6"/>
    <w:rsid w:val="00DF7577"/>
    <w:rsid w:val="00E0695E"/>
    <w:rsid w:val="00E069B5"/>
    <w:rsid w:val="00E1274D"/>
    <w:rsid w:val="00E14631"/>
    <w:rsid w:val="00E208BC"/>
    <w:rsid w:val="00E23A6D"/>
    <w:rsid w:val="00E242F2"/>
    <w:rsid w:val="00E25E23"/>
    <w:rsid w:val="00E26F52"/>
    <w:rsid w:val="00E271EF"/>
    <w:rsid w:val="00E31717"/>
    <w:rsid w:val="00E35296"/>
    <w:rsid w:val="00E36172"/>
    <w:rsid w:val="00E43279"/>
    <w:rsid w:val="00E457C7"/>
    <w:rsid w:val="00E47865"/>
    <w:rsid w:val="00E53FE3"/>
    <w:rsid w:val="00E60766"/>
    <w:rsid w:val="00E641F1"/>
    <w:rsid w:val="00E65AE1"/>
    <w:rsid w:val="00E66523"/>
    <w:rsid w:val="00E66AF9"/>
    <w:rsid w:val="00E67666"/>
    <w:rsid w:val="00E80901"/>
    <w:rsid w:val="00E80EC9"/>
    <w:rsid w:val="00E81F3D"/>
    <w:rsid w:val="00E829CC"/>
    <w:rsid w:val="00E837B5"/>
    <w:rsid w:val="00E8409F"/>
    <w:rsid w:val="00E86A2E"/>
    <w:rsid w:val="00E87F2A"/>
    <w:rsid w:val="00E90107"/>
    <w:rsid w:val="00E925BE"/>
    <w:rsid w:val="00E9628E"/>
    <w:rsid w:val="00E96401"/>
    <w:rsid w:val="00E96F91"/>
    <w:rsid w:val="00E97363"/>
    <w:rsid w:val="00EA079B"/>
    <w:rsid w:val="00EA1AA6"/>
    <w:rsid w:val="00EA3F6E"/>
    <w:rsid w:val="00EA739A"/>
    <w:rsid w:val="00EB09AB"/>
    <w:rsid w:val="00EB1EDA"/>
    <w:rsid w:val="00EC012F"/>
    <w:rsid w:val="00EC0BD3"/>
    <w:rsid w:val="00EC34A4"/>
    <w:rsid w:val="00EC3512"/>
    <w:rsid w:val="00EC3A0F"/>
    <w:rsid w:val="00EC599D"/>
    <w:rsid w:val="00ED23FC"/>
    <w:rsid w:val="00ED6B99"/>
    <w:rsid w:val="00EE0F15"/>
    <w:rsid w:val="00EE400D"/>
    <w:rsid w:val="00EE57FF"/>
    <w:rsid w:val="00EE7B07"/>
    <w:rsid w:val="00EF5F9B"/>
    <w:rsid w:val="00F017F1"/>
    <w:rsid w:val="00F0202C"/>
    <w:rsid w:val="00F0233B"/>
    <w:rsid w:val="00F13908"/>
    <w:rsid w:val="00F161FF"/>
    <w:rsid w:val="00F17C99"/>
    <w:rsid w:val="00F21117"/>
    <w:rsid w:val="00F2606E"/>
    <w:rsid w:val="00F2673E"/>
    <w:rsid w:val="00F26CAF"/>
    <w:rsid w:val="00F30D2D"/>
    <w:rsid w:val="00F31408"/>
    <w:rsid w:val="00F32B29"/>
    <w:rsid w:val="00F35457"/>
    <w:rsid w:val="00F3669D"/>
    <w:rsid w:val="00F45403"/>
    <w:rsid w:val="00F46D77"/>
    <w:rsid w:val="00F47B6A"/>
    <w:rsid w:val="00F51B2B"/>
    <w:rsid w:val="00F57677"/>
    <w:rsid w:val="00F57ABE"/>
    <w:rsid w:val="00F64930"/>
    <w:rsid w:val="00F711C6"/>
    <w:rsid w:val="00F72719"/>
    <w:rsid w:val="00F73B88"/>
    <w:rsid w:val="00F76C57"/>
    <w:rsid w:val="00F804BA"/>
    <w:rsid w:val="00F80E85"/>
    <w:rsid w:val="00F82848"/>
    <w:rsid w:val="00F84FDA"/>
    <w:rsid w:val="00FA1D4A"/>
    <w:rsid w:val="00FA32BC"/>
    <w:rsid w:val="00FB5A2B"/>
    <w:rsid w:val="00FB6457"/>
    <w:rsid w:val="00FC083C"/>
    <w:rsid w:val="00FC0CFF"/>
    <w:rsid w:val="00FC1230"/>
    <w:rsid w:val="00FC12CF"/>
    <w:rsid w:val="00FD4018"/>
    <w:rsid w:val="00FE249B"/>
    <w:rsid w:val="00FE323F"/>
    <w:rsid w:val="00FF2206"/>
    <w:rsid w:val="00FF37AC"/>
    <w:rsid w:val="00FF3ECF"/>
    <w:rsid w:val="00FF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327F2"/>
  <w15:docId w15:val="{8908C9D7-45DC-4E9E-ABF7-3A4D7395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0D51"/>
    <w:pPr>
      <w:spacing w:after="120" w:line="288" w:lineRule="auto"/>
      <w:jc w:val="both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3E3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43E3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43E3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43E3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643E3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643E3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643E3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643E3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643E3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643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43E3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43E3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643E3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9643E3"/>
    <w:rPr>
      <w:rFonts w:ascii="Times New Roman" w:hAnsi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643E3"/>
    <w:rPr>
      <w:rFonts w:ascii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9643E3"/>
    <w:rPr>
      <w:rFonts w:ascii="Times New Roman" w:hAnsi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9643E3"/>
    <w:rPr>
      <w:rFonts w:ascii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643E3"/>
    <w:rPr>
      <w:rFonts w:ascii="Times New Roman" w:hAnsi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9643E3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9643E3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643E3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3E3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9643E3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9643E3"/>
    <w:rPr>
      <w:b/>
      <w:bCs/>
    </w:rPr>
  </w:style>
  <w:style w:type="character" w:styleId="Emphasis">
    <w:name w:val="Emphasis"/>
    <w:basedOn w:val="DefaultParagraphFont"/>
    <w:uiPriority w:val="20"/>
    <w:qFormat/>
    <w:rsid w:val="009643E3"/>
    <w:rPr>
      <w:rFonts w:asciiTheme="minorHAnsi" w:hAnsiTheme="minorHAnsi"/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9643E3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9643E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643E3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3E3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3E3"/>
    <w:rPr>
      <w:b/>
      <w:i/>
      <w:sz w:val="24"/>
    </w:rPr>
  </w:style>
  <w:style w:type="character" w:styleId="SubtleEmphasis">
    <w:name w:val="Subtle Emphasis"/>
    <w:uiPriority w:val="19"/>
    <w:qFormat/>
    <w:rsid w:val="009643E3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9643E3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9643E3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9643E3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9643E3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43E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643E3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43E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643E3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43E3"/>
    <w:rPr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B4F3C"/>
    <w:pPr>
      <w:tabs>
        <w:tab w:val="left" w:pos="360"/>
        <w:tab w:val="right" w:leader="underscore" w:pos="9345"/>
      </w:tabs>
      <w:spacing w:before="120" w:after="0"/>
      <w:jc w:val="center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0B4F3C"/>
    <w:pPr>
      <w:tabs>
        <w:tab w:val="left" w:pos="630"/>
        <w:tab w:val="right" w:leader="underscore" w:pos="9345"/>
      </w:tabs>
      <w:spacing w:before="120" w:after="0"/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A079B"/>
    <w:pPr>
      <w:spacing w:after="0"/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A079B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EA079B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EA079B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A079B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A079B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A079B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A079B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5F04FE"/>
    <w:rPr>
      <w:rFonts w:ascii="Times New Roman" w:hAnsi="Times New Roman"/>
      <w:sz w:val="24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04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4FE"/>
    <w:rPr>
      <w:rFonts w:ascii="Tahoma" w:hAnsi="Tahoma" w:cs="Tahoma"/>
      <w:sz w:val="16"/>
      <w:szCs w:val="16"/>
    </w:rPr>
  </w:style>
  <w:style w:type="character" w:customStyle="1" w:styleId="userinput3">
    <w:name w:val="userinput3"/>
    <w:basedOn w:val="DefaultParagraphFont"/>
    <w:rsid w:val="00A9516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423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423A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3423A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D625F2"/>
    <w:rPr>
      <w:color w:val="800080" w:themeColor="followedHyperlink"/>
      <w:u w:val="single"/>
    </w:rPr>
  </w:style>
  <w:style w:type="character" w:styleId="HTMLVariable">
    <w:name w:val="HTML Variable"/>
    <w:basedOn w:val="DefaultParagraphFont"/>
    <w:uiPriority w:val="99"/>
    <w:semiHidden/>
    <w:unhideWhenUsed/>
    <w:rsid w:val="00133196"/>
    <w:rPr>
      <w:i/>
      <w:iCs/>
    </w:rPr>
  </w:style>
  <w:style w:type="table" w:styleId="TableGrid">
    <w:name w:val="Table Grid"/>
    <w:basedOn w:val="TableNormal"/>
    <w:uiPriority w:val="39"/>
    <w:rsid w:val="006D2A02"/>
    <w:rPr>
      <w:lang w:val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CA3170"/>
    <w:rPr>
      <w:rFonts w:ascii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711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711C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9711C1"/>
    <w:rPr>
      <w:rFonts w:ascii="Courier New" w:eastAsia="Times New Roman" w:hAnsi="Courier New" w:cs="Courier New"/>
      <w:sz w:val="20"/>
      <w:szCs w:val="20"/>
    </w:rPr>
  </w:style>
  <w:style w:type="table" w:customStyle="1" w:styleId="1">
    <w:name w:val="Сетка таблицы1"/>
    <w:basedOn w:val="TableNormal"/>
    <w:next w:val="TableGrid"/>
    <w:uiPriority w:val="39"/>
    <w:rsid w:val="00A352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D75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D75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752C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75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752C"/>
    <w:rPr>
      <w:rFonts w:ascii="Times New Roman" w:hAnsi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31408"/>
    <w:rPr>
      <w:rFonts w:ascii="Times New Roman" w:hAnsi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51B2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1B2B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51B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0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5.bin"/><Relationship Id="rId39" Type="http://schemas.openxmlformats.org/officeDocument/2006/relationships/image" Target="media/image21.png"/><Relationship Id="rId21" Type="http://schemas.openxmlformats.org/officeDocument/2006/relationships/image" Target="media/image8.emf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76" Type="http://schemas.openxmlformats.org/officeDocument/2006/relationships/oleObject" Target="embeddings/oleObject9.bin"/><Relationship Id="rId84" Type="http://schemas.openxmlformats.org/officeDocument/2006/relationships/image" Target="media/image59.png"/><Relationship Id="rId89" Type="http://schemas.openxmlformats.org/officeDocument/2006/relationships/footer" Target="footer1.xml"/><Relationship Id="rId7" Type="http://schemas.openxmlformats.org/officeDocument/2006/relationships/styles" Target="styles.xml"/><Relationship Id="rId71" Type="http://schemas.openxmlformats.org/officeDocument/2006/relationships/oleObject" Target="embeddings/oleObject7.bin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hyperlink" Target="https://keycloak.domain.local/admin/" TargetMode="External"/><Relationship Id="rId11" Type="http://schemas.openxmlformats.org/officeDocument/2006/relationships/endnotes" Target="endnotes.xml"/><Relationship Id="rId24" Type="http://schemas.openxmlformats.org/officeDocument/2006/relationships/oleObject" Target="embeddings/oleObject4.bin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image" Target="media/image48.png"/><Relationship Id="rId74" Type="http://schemas.openxmlformats.org/officeDocument/2006/relationships/oleObject" Target="embeddings/oleObject8.bin"/><Relationship Id="rId79" Type="http://schemas.openxmlformats.org/officeDocument/2006/relationships/image" Target="media/image57.emf"/><Relationship Id="rId87" Type="http://schemas.openxmlformats.org/officeDocument/2006/relationships/hyperlink" Target="https://local.domain.loc/DMS.Workflow/UpdateProcessSettings" TargetMode="External"/><Relationship Id="rId5" Type="http://schemas.openxmlformats.org/officeDocument/2006/relationships/customXml" Target="../customXml/item5.xml"/><Relationship Id="rId61" Type="http://schemas.openxmlformats.org/officeDocument/2006/relationships/image" Target="media/image43.png"/><Relationship Id="rId82" Type="http://schemas.openxmlformats.org/officeDocument/2006/relationships/image" Target="media/image58.png"/><Relationship Id="rId90" Type="http://schemas.openxmlformats.org/officeDocument/2006/relationships/fontTable" Target="fontTable.xml"/><Relationship Id="rId19" Type="http://schemas.openxmlformats.org/officeDocument/2006/relationships/image" Target="media/image7.emf"/><Relationship Id="rId14" Type="http://schemas.openxmlformats.org/officeDocument/2006/relationships/image" Target="media/image3.png"/><Relationship Id="rId22" Type="http://schemas.openxmlformats.org/officeDocument/2006/relationships/oleObject" Target="embeddings/oleObject3.bin"/><Relationship Id="rId27" Type="http://schemas.openxmlformats.org/officeDocument/2006/relationships/image" Target="media/image11.emf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77" Type="http://schemas.openxmlformats.org/officeDocument/2006/relationships/image" Target="media/image56.emf"/><Relationship Id="rId8" Type="http://schemas.openxmlformats.org/officeDocument/2006/relationships/settings" Target="settings.xml"/><Relationship Id="rId51" Type="http://schemas.openxmlformats.org/officeDocument/2006/relationships/image" Target="media/image33.png"/><Relationship Id="rId72" Type="http://schemas.openxmlformats.org/officeDocument/2006/relationships/image" Target="media/image53.png"/><Relationship Id="rId80" Type="http://schemas.openxmlformats.org/officeDocument/2006/relationships/oleObject" Target="embeddings/oleObject11.bin"/><Relationship Id="rId85" Type="http://schemas.openxmlformats.org/officeDocument/2006/relationships/hyperlink" Target="https://local.domain.loc/admin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emf"/><Relationship Id="rId25" Type="http://schemas.openxmlformats.org/officeDocument/2006/relationships/image" Target="media/image10.emf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oleObject" Target="embeddings/oleObject2.bin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52.emf"/><Relationship Id="rId75" Type="http://schemas.openxmlformats.org/officeDocument/2006/relationships/image" Target="media/image55.emf"/><Relationship Id="rId83" Type="http://schemas.openxmlformats.org/officeDocument/2006/relationships/hyperlink" Target="https://local.domain.loc/admin" TargetMode="External"/><Relationship Id="rId88" Type="http://schemas.openxmlformats.org/officeDocument/2006/relationships/image" Target="media/image61.png"/><Relationship Id="rId9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9.emf"/><Relationship Id="rId28" Type="http://schemas.openxmlformats.org/officeDocument/2006/relationships/oleObject" Target="embeddings/oleObject6.bin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footnotes" Target="footnotes.xml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4.emf"/><Relationship Id="rId78" Type="http://schemas.openxmlformats.org/officeDocument/2006/relationships/oleObject" Target="embeddings/oleObject10.bin"/><Relationship Id="rId81" Type="http://schemas.openxmlformats.org/officeDocument/2006/relationships/hyperlink" Target="https://local.domain.loc/admin/ApplicationEdit" TargetMode="External"/><Relationship Id="rId86" Type="http://schemas.openxmlformats.org/officeDocument/2006/relationships/image" Target="media/image6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iki.astralinux.ru/pages/viewpage.action?pageId=15860144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2024-04-23T00:00:00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EBAAA0AB174244ABE4E7C5546531AC7" ma:contentTypeVersion="0" ma:contentTypeDescription="Создание документа." ma:contentTypeScope="" ma:versionID="6423e27c92e773973ee46817ad11051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3B7C7AD-9570-47BB-BADD-BFDD2A221C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BB54DF-6EF4-4CC3-9E57-EBC771685E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75EB67E-B4D2-4D2E-BBC2-D2A3DE5FEC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D20F3FDC-82F3-478E-8B0D-3695476DD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46</Pages>
  <Words>4947</Words>
  <Characters>28198</Characters>
  <Application>Microsoft Office Word</Application>
  <DocSecurity>0</DocSecurity>
  <Lines>234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 по развертыванию WSS Docs v5</vt:lpstr>
    </vt:vector>
  </TitlesOfParts>
  <Company>WSS-Consulting</Company>
  <LinksUpToDate>false</LinksUpToDate>
  <CharactersWithSpaces>33079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развертыванию WSS Docs v5</dc:title>
  <dc:creator>Зубенко Андрей</dc:creator>
  <cp:lastModifiedBy>Rustam</cp:lastModifiedBy>
  <cp:revision>3</cp:revision>
  <dcterms:created xsi:type="dcterms:W3CDTF">2024-06-20T12:03:00Z</dcterms:created>
  <dcterms:modified xsi:type="dcterms:W3CDTF">2024-11-28T11:10:00Z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ContentTypeId">
    <vt:lpwstr>0x0101001EBAAA0AB174244ABE4E7C5546531AC7</vt:lpwstr>
  </property>
</Properties>
</file>